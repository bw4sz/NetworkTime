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EF88B" w14:textId="77777777" w:rsidR="008C5E81" w:rsidRDefault="008C5E81" w:rsidP="008C5E81">
      <w:pPr>
        <w:pStyle w:val="Title"/>
      </w:pPr>
      <w:r>
        <w:t>Niche overlap decreases with increasing resource availability in a tropical plant-pollinator network.</w:t>
      </w:r>
    </w:p>
    <w:p w14:paraId="5D11ED5F" w14:textId="77777777" w:rsidR="008C5E81" w:rsidRPr="00B10F7B" w:rsidRDefault="008C5E81" w:rsidP="008C5E81">
      <w:pPr>
        <w:contextualSpacing/>
        <w:rPr>
          <w:bCs/>
          <w:i/>
        </w:rPr>
      </w:pPr>
      <w:r w:rsidRPr="00B10F7B">
        <w:rPr>
          <w:bCs/>
          <w:i/>
        </w:rPr>
        <w:t>MS submitted to The American Naturalist in the “Major Article” category.</w:t>
      </w:r>
      <w:r w:rsidRPr="001E21CF">
        <w:rPr>
          <w:bCs/>
          <w:noProof/>
        </w:rPr>
        <w:t xml:space="preserve"> </w:t>
      </w:r>
    </w:p>
    <w:p w14:paraId="13CC3F8A" w14:textId="77777777" w:rsidR="008C5E81" w:rsidRDefault="008C5E81" w:rsidP="008C5E81">
      <w:pPr>
        <w:contextualSpacing/>
        <w:rPr>
          <w:bCs/>
        </w:rPr>
      </w:pPr>
      <w:r>
        <w:rPr>
          <w:bCs/>
        </w:rPr>
        <w:t xml:space="preserve">Ben G. </w:t>
      </w:r>
      <w:r w:rsidRPr="00187CA1">
        <w:rPr>
          <w:bCs/>
        </w:rPr>
        <w:t>Weinstein,</w:t>
      </w:r>
      <w:r>
        <w:rPr>
          <w:bCs/>
        </w:rPr>
        <w:t xml:space="preserve"> corresponding author, email:</w:t>
      </w:r>
      <w:r w:rsidRPr="00E87503">
        <w:rPr>
          <w:bCs/>
        </w:rPr>
        <w:t xml:space="preserve"> </w:t>
      </w:r>
      <w:hyperlink r:id="rId8" w:history="1">
        <w:r w:rsidRPr="00B54411">
          <w:rPr>
            <w:rStyle w:val="Hyperlink"/>
            <w:bCs/>
          </w:rPr>
          <w:t>bweinste@life.bio.sunsysb.edu</w:t>
        </w:r>
      </w:hyperlink>
    </w:p>
    <w:p w14:paraId="1DAE456F"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1AA84EC" w14:textId="77777777" w:rsidR="008C5E81" w:rsidRDefault="008C5E81" w:rsidP="008C5E81">
      <w:pPr>
        <w:contextualSpacing/>
        <w:rPr>
          <w:bCs/>
        </w:rPr>
      </w:pPr>
    </w:p>
    <w:p w14:paraId="45BA2428" w14:textId="77777777" w:rsidR="008C5E81" w:rsidRPr="00CC1ACD" w:rsidRDefault="008C5E81" w:rsidP="008C5E81">
      <w:pPr>
        <w:contextualSpacing/>
        <w:rPr>
          <w:rStyle w:val="Hyperlink"/>
        </w:rPr>
      </w:pPr>
      <w:r w:rsidRPr="00187CA1">
        <w:rPr>
          <w:bCs/>
        </w:rPr>
        <w:t>Catherine</w:t>
      </w:r>
      <w:r>
        <w:rPr>
          <w:bCs/>
        </w:rPr>
        <w:t xml:space="preserve"> H.</w:t>
      </w:r>
      <w:r w:rsidRPr="00187CA1">
        <w:rPr>
          <w:bCs/>
        </w:rPr>
        <w:t xml:space="preserve"> Graham</w:t>
      </w:r>
      <w:r>
        <w:rPr>
          <w:bCs/>
        </w:rPr>
        <w:t xml:space="preserve">, email: </w:t>
      </w:r>
      <w:hyperlink r:id="rId9" w:history="1">
        <w:r w:rsidRPr="00E87503">
          <w:rPr>
            <w:rStyle w:val="Hyperlink"/>
            <w:bCs/>
          </w:rPr>
          <w:t>Catherine.Graham@stonybrook.edu</w:t>
        </w:r>
      </w:hyperlink>
    </w:p>
    <w:p w14:paraId="1109E4E1" w14:textId="77777777" w:rsidR="008C5E81" w:rsidRDefault="008C5E81" w:rsidP="008C5E81">
      <w:pPr>
        <w:contextualSpacing/>
        <w:rPr>
          <w:bCs/>
        </w:rPr>
      </w:pPr>
      <w:r w:rsidRPr="00B952B0">
        <w:rPr>
          <w:bCs/>
        </w:rPr>
        <w:t>Department of Ecology and Evolution, Stony Brook University, Stony Brook, New York 117</w:t>
      </w:r>
      <w:r>
        <w:rPr>
          <w:bCs/>
        </w:rPr>
        <w:t>9</w:t>
      </w:r>
      <w:r w:rsidRPr="00B952B0">
        <w:rPr>
          <w:bCs/>
        </w:rPr>
        <w:t>4;</w:t>
      </w:r>
      <w:r>
        <w:rPr>
          <w:bCs/>
        </w:rPr>
        <w:t xml:space="preserve"> USA</w:t>
      </w:r>
    </w:p>
    <w:p w14:paraId="439E571E" w14:textId="77777777" w:rsidR="008C5E81" w:rsidRDefault="008C5E81" w:rsidP="008C5E81">
      <w:pPr>
        <w:contextualSpacing/>
        <w:rPr>
          <w:bCs/>
        </w:rPr>
      </w:pPr>
    </w:p>
    <w:p w14:paraId="2C80E966" w14:textId="77777777" w:rsidR="008C5E81" w:rsidRDefault="008C5E81" w:rsidP="008C5E81">
      <w:pPr>
        <w:contextualSpacing/>
        <w:rPr>
          <w:bCs/>
        </w:rPr>
      </w:pPr>
      <w:r w:rsidRPr="00B10F7B">
        <w:rPr>
          <w:bCs/>
        </w:rPr>
        <w:t xml:space="preserve">Contributions BW, CG developed the conceptual ideas for the MS; BW conducted the analyses; CG, BW </w:t>
      </w:r>
      <w:r>
        <w:rPr>
          <w:bCs/>
        </w:rPr>
        <w:t xml:space="preserve">and CG </w:t>
      </w:r>
      <w:r w:rsidRPr="00B10F7B">
        <w:rPr>
          <w:bCs/>
        </w:rPr>
        <w:t>wrote the MS</w:t>
      </w:r>
    </w:p>
    <w:p w14:paraId="6886BD2D" w14:textId="77777777" w:rsidR="008C5E81" w:rsidRDefault="008C5E81" w:rsidP="008C5E81">
      <w:pPr>
        <w:contextualSpacing/>
        <w:rPr>
          <w:bCs/>
        </w:rPr>
      </w:pPr>
    </w:p>
    <w:p w14:paraId="1414605C" w14:textId="77777777" w:rsidR="008C5E81" w:rsidRDefault="008C5E81" w:rsidP="008C5E81">
      <w:pPr>
        <w:spacing w:line="480" w:lineRule="auto"/>
        <w:contextualSpacing/>
        <w:rPr>
          <w:bCs/>
        </w:rPr>
      </w:pPr>
      <w:r w:rsidRPr="00B1769B">
        <w:rPr>
          <w:bCs/>
        </w:rPr>
        <w:t xml:space="preserve">Keywords: </w:t>
      </w:r>
    </w:p>
    <w:p w14:paraId="6CC16A4F" w14:textId="77777777" w:rsidR="008C5E81" w:rsidRPr="00F475B6" w:rsidRDefault="008C5E81" w:rsidP="00F475B6">
      <w:pPr>
        <w:spacing w:line="480" w:lineRule="auto"/>
        <w:contextualSpacing/>
        <w:rPr>
          <w:rStyle w:val="Heading1Char"/>
          <w:rFonts w:asciiTheme="minorHAnsi" w:eastAsiaTheme="minorHAnsi" w:hAnsiTheme="minorHAnsi" w:cstheme="minorBidi"/>
          <w:b w:val="0"/>
          <w:sz w:val="24"/>
          <w:szCs w:val="24"/>
        </w:rPr>
      </w:pPr>
      <w:r w:rsidRPr="00C01C9C">
        <w:rPr>
          <w:bCs/>
        </w:rPr>
        <w:t>Contents:</w:t>
      </w:r>
      <w:r>
        <w:rPr>
          <w:bCs/>
        </w:rPr>
        <w:t xml:space="preserve"> </w:t>
      </w:r>
      <w:r>
        <w:rPr>
          <w:rStyle w:val="Heading1Char"/>
        </w:rPr>
        <w:br w:type="page"/>
      </w:r>
    </w:p>
    <w:p w14:paraId="53183E14" w14:textId="77777777" w:rsidR="003C6922" w:rsidRDefault="00CB06D3" w:rsidP="00331BDF">
      <w:pPr>
        <w:pStyle w:val="Heading1"/>
      </w:pPr>
      <w:bookmarkStart w:id="0" w:name="introduction"/>
      <w:commentRangeStart w:id="1"/>
      <w:r>
        <w:lastRenderedPageBreak/>
        <w:t>Introduction</w:t>
      </w:r>
      <w:commentRangeEnd w:id="1"/>
      <w:r w:rsidR="00220A85">
        <w:rPr>
          <w:rStyle w:val="CommentReference"/>
          <w:rFonts w:asciiTheme="minorHAnsi" w:eastAsiaTheme="minorHAnsi" w:hAnsiTheme="minorHAnsi" w:cstheme="minorBidi"/>
          <w:b w:val="0"/>
          <w:bCs w:val="0"/>
        </w:rPr>
        <w:commentReference w:id="1"/>
      </w:r>
    </w:p>
    <w:bookmarkEnd w:id="0"/>
    <w:p w14:paraId="626CB531" w14:textId="77777777" w:rsidR="00DB4A94" w:rsidRDefault="001C4361" w:rsidP="00A3649C">
      <w:pPr>
        <w:numPr>
          <w:ilvl w:val="0"/>
          <w:numId w:val="2"/>
        </w:numPr>
      </w:pPr>
      <w:r>
        <w:t xml:space="preserve">Ecological specialization </w:t>
      </w:r>
      <w:r w:rsidR="003A6353">
        <w:t>is a cornerstone of community ecology.</w:t>
      </w:r>
      <w:r>
        <w:t xml:space="preserve"> The majority of species feed on a subset of available resources and have distinct morphological and behavioral adaptations shaped by natural selection. </w:t>
      </w:r>
      <w:r w:rsidR="00A3649C">
        <w:t xml:space="preserve">By minimizing niche overlap, species reduce interspecific competition and gain access to private resources.  </w:t>
      </w:r>
      <w:r w:rsidR="00DB4A94">
        <w:t xml:space="preserve">Specialization promotes species occurrence and community stability by setting differing limiting factors for each species (Levins). In addition, ecological </w:t>
      </w:r>
      <w:r>
        <w:t xml:space="preserve">specialization is </w:t>
      </w:r>
      <w:r w:rsidR="00DB4A94">
        <w:t>proposed explanation</w:t>
      </w:r>
      <w:r>
        <w:t xml:space="preserve"> for </w:t>
      </w:r>
      <w:r w:rsidR="00334CA5">
        <w:t>latitude</w:t>
      </w:r>
      <w:r>
        <w:t xml:space="preserve"> diversity patterns, the evolution of higher taxa () and the diversity of life (). </w:t>
      </w:r>
    </w:p>
    <w:p w14:paraId="6C6DD371" w14:textId="542E790A" w:rsidR="00F25C52" w:rsidRDefault="001C4361" w:rsidP="00DB4A94">
      <w:pPr>
        <w:numPr>
          <w:ilvl w:val="0"/>
          <w:numId w:val="2"/>
        </w:numPr>
      </w:pPr>
      <w:r>
        <w:t xml:space="preserve">The specialization of species interactions, such as plant-pollinator </w:t>
      </w:r>
      <w:r w:rsidR="00F25C52">
        <w:t>relationships,</w:t>
      </w:r>
      <w:r>
        <w:t xml:space="preserve"> depends on </w:t>
      </w:r>
      <w:r w:rsidR="00F25C52">
        <w:t>the reliability of pollinators and effectiveness of pollen transfer (Thompson).</w:t>
      </w:r>
      <w:r>
        <w:t xml:space="preserve"> </w:t>
      </w:r>
      <w:r>
        <w:t xml:space="preserve">The dominant theory for pollinator niche breadth posits that selection should promote adaptations for the most effective pollinator (Stebbins 19XX). </w:t>
      </w:r>
      <w:r w:rsidR="00334CA5">
        <w:t xml:space="preserve">However, this hypothesis ignores how a pollinator interacts with the surrounding biotic environment and assumes that fitness costs based on morphological tradeoffs are constant throughout the year </w:t>
      </w:r>
      <w:r w:rsidR="00334CA5">
        <w:fldChar w:fldCharType="begin" w:fldLock="1"/>
      </w:r>
      <w:r w:rsidR="00334CA5">
        <w:instrText>ADDIN CSL_CITATION { "citationItems" : [ { "id" : "ITEM-1", "itemData" : { "author" : [ { "dropping-particle" : "", "family" : "Thomson", "given" : "J", "non-dropping-particle" : "", "parse-names" : false, "suffix" : "" } ], "container-title" : "The American Naturalist", "id" : "ITEM-1", "issue" : "S4", "issued" : { "date-parts" : [ [ "2003" ] ] }, "page" : "S1-S9", "title" : "When is it mutualism?", "type" : "article-journal", "volume" : "162" }, "uris" : [ "http://www.mendeley.com/documents/?uuid=4d1b3892-782c-4347-b4f5-3c8148fd701b" ] } ], "mendeley" : { "formattedCitation" : "(Thomson 2003)", "plainTextFormattedCitation" : "(Thomson 2003)", "previouslyFormattedCitation" : "(Thomson 2003)" }, "properties" : { "noteIndex" : 0 }, "schema" : "https://github.com/citation-style-language/schema/raw/master/csl-citation.json" }</w:instrText>
      </w:r>
      <w:r w:rsidR="00334CA5">
        <w:fldChar w:fldCharType="separate"/>
      </w:r>
      <w:r w:rsidR="00334CA5" w:rsidRPr="002667C1">
        <w:rPr>
          <w:noProof/>
        </w:rPr>
        <w:t>(Thomson 2003)</w:t>
      </w:r>
      <w:r w:rsidR="00334CA5">
        <w:fldChar w:fldCharType="end"/>
      </w:r>
      <w:r w:rsidR="00334CA5">
        <w:t>.</w:t>
      </w:r>
      <w:r w:rsidR="00334CA5">
        <w:t xml:space="preserve"> </w:t>
      </w:r>
      <w:r w:rsidR="00A3649C">
        <w:t>T</w:t>
      </w:r>
      <w:r w:rsidR="00F25C52">
        <w:t>he existence of pollinator</w:t>
      </w:r>
      <w:r w:rsidR="00A3649C">
        <w:t xml:space="preserve"> of tradeoffs are rarely proven, and pollinator behavior can change throughout the year</w:t>
      </w:r>
      <w:r w:rsidR="00334CA5">
        <w:t xml:space="preserve"> </w:t>
      </w:r>
      <w:r w:rsidR="00334CA5">
        <w:fldChar w:fldCharType="begin" w:fldLock="1"/>
      </w:r>
      <w:r w:rsidR="00334CA5">
        <w:instrText>ADDIN CSL_CITATION { "citationItems" : [ { "id" : "ITEM-1", "itemData" : { "DOI" : "10.1111/j.1461-0248.2008.01170.x", "ISSN" : "1461-0248", "PMID" : "18363716", "abstract" : "We analysed the dynamics of a plant-pollinator interaction network of a scrub community surveyed over four consecutive years. Species composition within the annual networks showed high temporal variation. Temporal dynamics were also evident in the topology of the network, as interactions among plants and pollinators did not remain constant through time. This change involved both the number and the identity of interacting partners. Strikingly, few species and interactions were consistently present in all four annual plant-pollinator networks (53% of the plant species, 21% of the pollinator species and 4.9% of the interactions). The high turnover in species-to-species interactions was mainly the effect of species turnover (c. 70% in pairwise comparisons among years), and less the effect of species flexibility to interact with new partners (c. 30%). We conclude that specialization in plant-pollinator interactions might be highly overestimated when measured over short periods of time. This is because many plant or pollinator species appear as specialists in 1 year, but tend to be generalists or to interact with different partner species when observed in other years. The high temporal plasticity in species composition and interaction identity coupled with the low variation in network structure properties (e.g. degree centralization, connectance, nestedness, average distance and network diameter) imply (i) that tight and specialized coevolution might not be as important as previously suggested and (ii) that plant-pollinator interaction networks might be less prone to detrimental effects of disturbance than previously thought. We suggest that this may be due to the opportunistic nature of plant and animal species regarding the available partner resources they depend upon at any particular time.", "author" : [ { "dropping-particle" : "", "family" : "Petanidou", "given" : "Theodora", "non-dropping-particle" : "", "parse-names" : false, "suffix" : "" }, { "dropping-particle" : "", "family" : "Kallimanis", "given" : "Athanasios S", "non-dropping-particle" : "", "parse-names" : false, "suffix" : "" }, { "dropping-particle" : "", "family" : "Tzanopoulos", "given" : "Joseph", "non-dropping-particle" : "", "parse-names" : false, "suffix" : "" }, { "dropping-particle" : "", "family" : "Sgardelis", "given" : "Stefanos P", "non-dropping-particle" : "", "parse-names" : false, "suffix" : "" }, { "dropping-particle" : "", "family" : "Pantis", "given" : "John D", "non-dropping-particle" : "", "parse-names" : false, "suffix" : "" } ], "container-title" : "Ecology letters", "id" : "ITEM-1", "issue" : "6", "issued" : { "date-parts" : [ [ "2008", "6" ] ] }, "page" : "564-75", "title" : "Long-term observation of a pollination network: fluctuation in species and interactions, relative invariance of network structure and implications for estimates of specialization.", "type" : "article-journal", "volume" : "11" }, "uris" : [ "http://www.mendeley.com/documents/?uuid=e392b7e2-f7d1-443a-a6ca-c9d3cae9842b" ] } ], "mendeley" : { "formattedCitation" : "(Petanidou et al. 2008)", "plainTextFormattedCitation" : "(Petanidou et al. 2008)", "previouslyFormattedCitation" : "(Petanidou et al. 2008)" }, "properties" : { "noteIndex" : 0 }, "schema" : "https://github.com/citation-style-language/schema/raw/master/csl-citation.json" }</w:instrText>
      </w:r>
      <w:r w:rsidR="00334CA5">
        <w:fldChar w:fldCharType="separate"/>
      </w:r>
      <w:r w:rsidR="00334CA5" w:rsidRPr="00B94DBB">
        <w:rPr>
          <w:noProof/>
        </w:rPr>
        <w:t>(Petanidou et al. 2008)</w:t>
      </w:r>
      <w:r w:rsidR="00334CA5">
        <w:fldChar w:fldCharType="end"/>
      </w:r>
      <w:r w:rsidR="00334CA5">
        <w:t>.</w:t>
      </w:r>
      <w:r w:rsidR="00334CA5">
        <w:t xml:space="preserve">  </w:t>
      </w:r>
      <w:r w:rsidR="00F25C52">
        <w:t xml:space="preserve">In this paper, we evaluate </w:t>
      </w:r>
      <w:r w:rsidR="00DB4A94">
        <w:t xml:space="preserve">two hypothesis for the relationship between </w:t>
      </w:r>
      <w:r w:rsidR="00F25C52">
        <w:t>ni</w:t>
      </w:r>
      <w:r w:rsidR="00DB4A94">
        <w:t>che overlap and network connecta</w:t>
      </w:r>
      <w:r w:rsidR="00F25C52">
        <w:t>nce based on available resources.</w:t>
      </w:r>
      <w:r w:rsidR="00DB4A94">
        <w:t xml:space="preserve"> </w:t>
      </w:r>
      <w:bookmarkStart w:id="2" w:name="_GoBack"/>
      <w:bookmarkEnd w:id="2"/>
    </w:p>
    <w:p w14:paraId="2137D3E5" w14:textId="2118C89B" w:rsidR="00334CA5" w:rsidRDefault="00F25C52" w:rsidP="00F25C52">
      <w:pPr>
        <w:numPr>
          <w:ilvl w:val="0"/>
          <w:numId w:val="2"/>
        </w:numPr>
      </w:pPr>
      <w:r>
        <w:t>Optimal foraging theory suggests that niche o</w:t>
      </w:r>
      <w:r w:rsidR="00334CA5">
        <w:t>verlap should increase as available resource</w:t>
      </w:r>
      <w:r>
        <w:t xml:space="preserve">s increases. </w:t>
      </w:r>
      <w:r w:rsidR="00334CA5">
        <w:t>When there are an abundance of available resources, species do not suffer energy loss from exploitative competition</w:t>
      </w:r>
      <w:r w:rsidR="00334CA5">
        <w:t>()</w:t>
      </w:r>
      <w:r w:rsidR="00334CA5">
        <w:t xml:space="preserve">. Local patches are resource rich and difficult to exhaust before </w:t>
      </w:r>
      <w:r w:rsidR="00334CA5">
        <w:t xml:space="preserve">the </w:t>
      </w:r>
      <w:r w:rsidR="00334CA5">
        <w:t xml:space="preserve"> replenishes. Species reduce time spent between patches as they minimize foraging for their specialized resource and choose more general resources.</w:t>
      </w:r>
    </w:p>
    <w:p w14:paraId="0CEBD10F" w14:textId="77777777" w:rsidR="00334CA5" w:rsidRDefault="00334CA5" w:rsidP="00334CA5">
      <w:pPr>
        <w:numPr>
          <w:ilvl w:val="0"/>
          <w:numId w:val="2"/>
        </w:numPr>
      </w:pPr>
    </w:p>
    <w:p w14:paraId="51E744D9" w14:textId="77777777" w:rsidR="00334CA5" w:rsidRDefault="00334CA5" w:rsidP="00334CA5">
      <w:pPr>
        <w:pStyle w:val="Compact"/>
        <w:numPr>
          <w:ilvl w:val="1"/>
          <w:numId w:val="2"/>
        </w:numPr>
      </w:pPr>
      <w:r>
        <w:t>This tradeoff is</w:t>
      </w:r>
      <w:r>
        <w:t xml:space="preserve"> well known in cichlid fishes, where the cranial morphology suggest highly specialized behavior, but observation often show wide niche breadth</w:t>
      </w:r>
      <w:r>
        <w:t xml:space="preserve"> (‘Liem’s Paradox’ XX)</w:t>
      </w:r>
    </w:p>
    <w:p w14:paraId="7C2414FA" w14:textId="21A99415" w:rsidR="00334CA5" w:rsidRDefault="00334CA5" w:rsidP="00334CA5">
      <w:pPr>
        <w:pStyle w:val="Compact"/>
        <w:numPr>
          <w:ilvl w:val="1"/>
          <w:numId w:val="2"/>
        </w:numPr>
      </w:pPr>
      <w:r>
        <w:t xml:space="preserve"> Wilson (1998) suggested that the cichlid undermine the assumption of tradeoffs in foraging efficiency where the presence of abundant easy to use resources come at no cost for morphological specialization.</w:t>
      </w:r>
    </w:p>
    <w:p w14:paraId="6B011076" w14:textId="5DE3F2F0" w:rsidR="001C4361" w:rsidRDefault="001C4361" w:rsidP="00334CA5">
      <w:pPr>
        <w:numPr>
          <w:ilvl w:val="0"/>
          <w:numId w:val="2"/>
        </w:numPr>
      </w:pPr>
    </w:p>
    <w:p w14:paraId="07D12DBA" w14:textId="08BD987E" w:rsidR="00B94DBB" w:rsidRDefault="00C23597" w:rsidP="001C4361">
      <w:pPr>
        <w:ind w:left="480"/>
      </w:pPr>
      <w:r>
        <w:t xml:space="preserve">In hummingbirds </w:t>
      </w:r>
      <w:r w:rsidR="00CB06D3">
        <w:t xml:space="preserve">tradeoffs are manifested in morphological traits, </w:t>
      </w:r>
      <w:r w:rsidR="00B94DBB">
        <w:t xml:space="preserve">where </w:t>
      </w:r>
      <w:r w:rsidR="00572B13">
        <w:t xml:space="preserve">species </w:t>
      </w:r>
      <w:r w:rsidR="00B94DBB">
        <w:t xml:space="preserve">tend to forage on corollas that match their bill length </w:t>
      </w:r>
      <w:r w:rsidR="00B94DBB">
        <w:fldChar w:fldCharType="begin" w:fldLock="1"/>
      </w:r>
      <w:r w:rsidR="00B94DBB">
        <w:instrText>ADDIN CSL_CITATION { "citationItems" : [ { "id" : "ITEM-1", "itemData" : { "author" : [ { "dropping-particle" : "", "family" : "Stiles", "given" : "F Gary", "non-dropping-particle" : "", "parse-names" : false, "suffix" : "" }, { "dropping-particle" : "", "family" : "Biotropica", "given" : "Source", "non-dropping-particle" : "", "parse-names" : false, "suffix" : "" }, { "dropping-particle" : "", "family" : "Sep", "given" : "No", "non-dropping-particle" : "", "parse-names" : false, "suffix" : "" }, { "dropping-particle" : "", "family" : "Rica", "given" : "De Costa", "non-dropping-particle" : "", "parse-names" : false, "suffix" : "" }, { "dropping-particle" : "", "family" : "Universitaria", "given" : "Ciudad", "non-dropping-particle" : "", "parse-names" : false, "suffix" : "" }, { "dropping-particle" : "", "family" : "Rica", "given" : "Costa", "non-dropping-particle" : "", "parse-names" : false, "suffix" : "" }, { "dropping-particle" : "", "family" : "La", "given" : "Finca", "non-dropping-particle" : "", "parse-names" : false, "suffix" : "" }, { "dropping-particle" : "", "family" : "Quanititative", "given" : "Rica", "non-dropping-particle" : "", "parse-names" : false, "suffix" : "" } ], "id" : "ITEM-1", "issue" : "3", "issued" : { "date-parts" : [ [ "1978" ] ] }, "page" : "194-210", "title" : "Temporal Organization of Flowering Among the Hummingbird Foodplants of a Tropical Wet Temporal Organization of Flowering among the Hummingbird Foodplants of a Tropical Wet Forest", "type" : "article-journal", "volume" : "10" }, "uris" : [ "http://www.mendeley.com/documents/?uuid=f25b9d36-0c0d-4640-843c-13dc65f296eb" ] }, { "id" : "ITEM-2", "itemData" : { "author" : [ { "dropping-particle" : "", "family" : "Vizentin-bugoni", "given" : "Jeferson", "non-dropping-particle" : "", "parse-names" : false, "suffix" : "" }, { "dropping-particle" : "", "family" : "Maruyama", "given" : "Pietro Kiyoshi", "non-dropping-particle" : "", "parse-names" : false, "suffix" : "" }, { "dropping-particle" : "", "family" : "Sazima", "given" : "Marlies", "non-dropping-particle" : "", "parse-names" : false, "suffix" : "" } ], "container-title" : "Proceedings of the Royal Society B: Biological Sciences", "id" : "ITEM-2", "issued" : { "date-parts" : [ [ "2014" ] ] }, "title" : "Processes entangling interactions in communities: forbidden links are more important than abundance in a hummingbird\u2013plant network", "type" : "article-journal", "volume" : "281" }, "uris" : [ "http://www.mendeley.com/documents/?uuid=de59eaae-2ce9-47f8-b7ca-ad293667a963" ] } ], "mendeley" : { "formattedCitation" : "(Stiles et al. 1978; Vizentin-bugoni et al. 2014)", "plainTextFormattedCitation" : "(Stiles et al. 1978; Vizentin-bugoni et al. 2014)", "previouslyFormattedCitation" : "(Stiles et al. 1978; Vizentin-bugoni et al. 2014)" }, "properties" : { "noteIndex" : 0 }, "schema" : "https://github.com/citation-style-language/schema/raw/master/csl-citation.json" }</w:instrText>
      </w:r>
      <w:r w:rsidR="00B94DBB">
        <w:fldChar w:fldCharType="separate"/>
      </w:r>
      <w:r w:rsidR="00B94DBB" w:rsidRPr="00B94DBB">
        <w:rPr>
          <w:noProof/>
        </w:rPr>
        <w:t>(Stiles et al. 1978; Vizentin-bugoni et al. 2014)</w:t>
      </w:r>
      <w:r w:rsidR="00B94DBB">
        <w:fldChar w:fldCharType="end"/>
      </w:r>
      <w:r w:rsidR="00B94DBB">
        <w:t>. Mismatches in bill morphology reduce foraging efficiency, creating a</w:t>
      </w:r>
      <w:ins w:id="3" w:author="Reviewer" w:date="2015-02-17T14:51:00Z">
        <w:r w:rsidR="00220A85">
          <w:t>n</w:t>
        </w:r>
      </w:ins>
      <w:r w:rsidR="00B94DBB">
        <w:t xml:space="preserve"> </w:t>
      </w:r>
      <w:r w:rsidR="00572B13">
        <w:t xml:space="preserve">inverse relationship </w:t>
      </w:r>
      <w:r w:rsidR="00B94DBB">
        <w:t xml:space="preserve">between specialized morphology and niche breadth </w:t>
      </w:r>
      <w:r w:rsidR="00B94DBB">
        <w:fldChar w:fldCharType="begin" w:fldLock="1"/>
      </w:r>
      <w:r w:rsidR="00B94DBB">
        <w:instrText>ADDIN CSL_CITATION { "citationItems" : [ { "id" : "ITEM-1", "itemData" : { "author" : [ { "dropping-particle" : "", "family" : "Maglianesi", "given" : "MA", "non-dropping-particle" : "", "parse-names" : false, "suffix" : "" }, { "dropping-particle" : "", "family" : "Bl\u00fcthgen", "given" : "N", "non-dropping-particle" : "", "parse-names" : false, "suffix" : "" }, { "dropping-particle" : "", "family" : "B\u00f6hning-Gaese", "given" : "Katrin", "non-dropping-particle" : "", "parse-names" : false, "suffix" : "" }, { "dropping-particle" : "", "family" : "Schleuning", "given" : "Matthias", "non-dropping-particle" : "", "parse-names" : false, "suffix" : "" } ], "container-title" : "Ecology", "id" : "ITEM-1", "issued" : { "date-parts" : [ [ "2014" ] ] }, "title" : "Morphological traits determine specialization and resource use in plant-hummingbird networks in the Neotropics", "type" : "article-journal", "volume" : "In press." }, "uris" : [ "http://www.mendeley.com/documents/?uuid=a25f6fab-69ce-48b3-a3e8-e3c5e6d3799f" ] } ], "mendeley" : { "formattedCitation" : "(Maglianesi et al. 2014)", "plainTextFormattedCitation" : "(Maglianesi et al. 2014)", "previouslyFormattedCitation" : "(Maglianesi et al. 2014)" }, "properties" : { "noteIndex" : 0 }, "schema" : "https://github.com/citation-style-language/schema/raw/master/csl-citation.json" }</w:instrText>
      </w:r>
      <w:r w:rsidR="00B94DBB">
        <w:fldChar w:fldCharType="separate"/>
      </w:r>
      <w:r w:rsidR="00B94DBB" w:rsidRPr="00B94DBB">
        <w:rPr>
          <w:noProof/>
        </w:rPr>
        <w:t>(Maglianesi et al. 2014)</w:t>
      </w:r>
      <w:r w:rsidR="00B94DBB">
        <w:fldChar w:fldCharType="end"/>
      </w:r>
      <w:r w:rsidR="00B94DBB">
        <w:t xml:space="preserve">. </w:t>
      </w:r>
    </w:p>
    <w:p w14:paraId="2407AF0A" w14:textId="5AAD95B9" w:rsidR="003C6922" w:rsidRDefault="006D6DAB" w:rsidP="00331BDF">
      <w:pPr>
        <w:numPr>
          <w:ilvl w:val="1"/>
          <w:numId w:val="2"/>
        </w:numPr>
      </w:pPr>
      <w:r>
        <w:t xml:space="preserve">In the tropical cloud forest, flower availability changes drastically throughout the year </w:t>
      </w:r>
      <w:r>
        <w:fldChar w:fldCharType="begin" w:fldLock="1"/>
      </w:r>
      <w:r>
        <w:instrText>ADDIN CSL_CITATION { "citationItems" : [ { "id" : "ITEM-1", "itemData" : { "author" : [ { "dropping-particle" : "", "family" : "Stiles", "given" : "FG", "non-dropping-particle" : "", "parse-names" : false, "suffix" : "" } ], "container-title" : "Ecology", "id" : "ITEM-1", "issue" : "2", "issued" : { "date-parts" : [ [ "1975" ] ] }, "page" : "285-301", "title" : "Ecology, flowering phenology, and hummingbird pollination of some Costa Rican Heliconia species", "type" : "article-journal", "volume" : "56" }, "uris" : [ "http://www.mendeley.com/documents/?uuid=c593544a-8ab4-4faf-af00-5438e14d7986" ] } ], "mendeley" : { "formattedCitation" : "(Stiles 1975)", "plainTextFormattedCitation" : "(Stiles 1975)", "previouslyFormattedCitation" : "(Stiles 1975)" }, "properties" : { "noteIndex" : 0 }, "schema" : "https://github.com/citation-style-language/schema/raw/master/csl-citation.json" }</w:instrText>
      </w:r>
      <w:r>
        <w:fldChar w:fldCharType="separate"/>
      </w:r>
      <w:r w:rsidRPr="006D6DAB">
        <w:rPr>
          <w:noProof/>
        </w:rPr>
        <w:t>(Stiles 1975)</w:t>
      </w:r>
      <w:r>
        <w:fldChar w:fldCharType="end"/>
      </w:r>
      <w:r w:rsidR="000A316E">
        <w:t>.</w:t>
      </w:r>
    </w:p>
    <w:p w14:paraId="55D2E713" w14:textId="77777777" w:rsidR="003C6922" w:rsidRDefault="00CB06D3" w:rsidP="00331BDF">
      <w:pPr>
        <w:numPr>
          <w:ilvl w:val="0"/>
          <w:numId w:val="2"/>
        </w:numPr>
      </w:pPr>
      <w:r>
        <w:lastRenderedPageBreak/>
        <w:t>In addition many specialist show temporal change in feeding behavior.</w:t>
      </w:r>
    </w:p>
    <w:p w14:paraId="387EC4C0" w14:textId="77777777" w:rsidR="002667C1" w:rsidRDefault="00CB06D3" w:rsidP="00331BDF">
      <w:pPr>
        <w:numPr>
          <w:ilvl w:val="0"/>
          <w:numId w:val="2"/>
        </w:numPr>
      </w:pPr>
      <w:commentRangeStart w:id="4"/>
      <w:r>
        <w:t>In this work we evaluate</w:t>
      </w:r>
      <w:r w:rsidR="002667C1">
        <w:t xml:space="preserve"> two hypothesis for hummingbird foraging behavior </w:t>
      </w:r>
      <w:r w:rsidR="00A87F71">
        <w:t>based</w:t>
      </w:r>
      <w:r w:rsidR="002667C1">
        <w:t xml:space="preserve"> on optimal foraging theory and competition theory. </w:t>
      </w:r>
    </w:p>
    <w:p w14:paraId="724ED35D" w14:textId="77777777" w:rsidR="003C6922" w:rsidRDefault="00125B4E" w:rsidP="00331BDF">
      <w:pPr>
        <w:numPr>
          <w:ilvl w:val="1"/>
          <w:numId w:val="2"/>
        </w:numPr>
      </w:pPr>
      <w:r>
        <w:t xml:space="preserve">In our study </w:t>
      </w:r>
      <w:r w:rsidR="00A87F71">
        <w:t>n</w:t>
      </w:r>
      <w:r w:rsidR="00CB06D3">
        <w:t>ectar is the non-equilibirial resource with niche breadth measured as the diversity of plants visited and specialization the diversity of plants visited versus the number of available plants.</w:t>
      </w:r>
    </w:p>
    <w:p w14:paraId="550F79EA" w14:textId="77777777" w:rsidR="003C6922" w:rsidRDefault="00CB06D3" w:rsidP="00331BDF">
      <w:pPr>
        <w:numPr>
          <w:ilvl w:val="0"/>
          <w:numId w:val="2"/>
        </w:numPr>
      </w:pPr>
      <w:r>
        <w:t xml:space="preserve">In light of this variation in resource abundance, we test two opposing theories exist for how pollinators should </w:t>
      </w:r>
      <w:r w:rsidR="00125B4E">
        <w:t xml:space="preserve">choose </w:t>
      </w:r>
      <w:r>
        <w:t>potential nectar resources.</w:t>
      </w:r>
      <w:commentRangeEnd w:id="4"/>
      <w:r w:rsidR="00220A85">
        <w:rPr>
          <w:rStyle w:val="CommentReference"/>
        </w:rPr>
        <w:commentReference w:id="4"/>
      </w:r>
    </w:p>
    <w:p w14:paraId="6A94B1C2" w14:textId="77777777" w:rsidR="003C6922" w:rsidRDefault="00CB06D3" w:rsidP="00331BDF">
      <w:pPr>
        <w:pStyle w:val="Heading3"/>
      </w:pPr>
      <w:bookmarkStart w:id="5" w:name="niche-overlap-should-increase-as-availab"/>
      <w:r>
        <w:t xml:space="preserve">Niche Overlap should </w:t>
      </w:r>
      <w:r w:rsidR="003C6393">
        <w:t>decrease</w:t>
      </w:r>
      <w:r>
        <w:t xml:space="preserve"> as available resources increases</w:t>
      </w:r>
      <w:r w:rsidR="00F475B6">
        <w:t xml:space="preserve"> (‘Competition’)</w:t>
      </w:r>
    </w:p>
    <w:bookmarkEnd w:id="5"/>
    <w:p w14:paraId="65744347" w14:textId="77777777" w:rsidR="008D0A0E" w:rsidRDefault="008D0A0E" w:rsidP="003C6393">
      <w:pPr>
        <w:numPr>
          <w:ilvl w:val="0"/>
          <w:numId w:val="5"/>
        </w:numPr>
      </w:pPr>
      <w:r>
        <w:t xml:space="preserve">Stable coexistence of competing species is achieved through niche differentiation that reduces overlap among competitors. </w:t>
      </w:r>
      <w:r w:rsidR="00572B13">
        <w:t xml:space="preserve">Species should be coevolved to abundant resources. Differences in morphology will lead to disruptive selection, allowing coexistence of many potential competitors. </w:t>
      </w:r>
    </w:p>
    <w:p w14:paraId="3845F8E6" w14:textId="77777777" w:rsidR="003C6393" w:rsidRDefault="003C6393" w:rsidP="008D0A0E">
      <w:pPr>
        <w:numPr>
          <w:ilvl w:val="1"/>
          <w:numId w:val="5"/>
        </w:numPr>
      </w:pPr>
      <w:r>
        <w:t xml:space="preserve">MacArthur and Levins 1967, Abrams 1983), and niche partitioning (sensu MacArthur 1958, Pianka 1974, 1976, Schoener 1974) </w:t>
      </w:r>
    </w:p>
    <w:p w14:paraId="6F6A5DED" w14:textId="77777777" w:rsidR="003C6393" w:rsidRDefault="003C6393" w:rsidP="003C6393">
      <w:pPr>
        <w:numPr>
          <w:ilvl w:val="0"/>
          <w:numId w:val="5"/>
        </w:numPr>
      </w:pPr>
      <w:r>
        <w:t>At times of low resource availability species cannot be choosy, and must forage on whatever plants are available.</w:t>
      </w:r>
      <w:r w:rsidR="00F475B6">
        <w:t xml:space="preserve"> When resource availability is high, species could reduce interspecific competition by eliminating potential competitors. </w:t>
      </w:r>
    </w:p>
    <w:p w14:paraId="5EA24D26" w14:textId="77777777" w:rsidR="003C6922" w:rsidRDefault="00CB06D3" w:rsidP="00CB06D3">
      <w:pPr>
        <w:pStyle w:val="Heading3"/>
      </w:pPr>
      <w:bookmarkStart w:id="6" w:name="trait-matching-and-niche-overlap"/>
      <w:r>
        <w:t>Trait-Matching and Niche Overlap</w:t>
      </w:r>
    </w:p>
    <w:bookmarkEnd w:id="6"/>
    <w:p w14:paraId="137694FB" w14:textId="77777777" w:rsidR="003C6922" w:rsidRDefault="00CB06D3" w:rsidP="00331BDF">
      <w:r>
        <w:t xml:space="preserve">The above hypothesis predict a pattern of </w:t>
      </w:r>
      <w:r w:rsidR="006D6DAB">
        <w:t>niche overlap</w:t>
      </w:r>
      <w:r>
        <w:t xml:space="preserve"> and resources, but provide no direct mechani</w:t>
      </w:r>
      <w:r w:rsidR="006D6DAB">
        <w:t>sm by which species choose resources</w:t>
      </w:r>
      <w:r>
        <w:t>. It has been repeated suggested that hummingbird foodplant specialization is mediated through bill-corolla phenotype matching</w:t>
      </w:r>
      <w:r w:rsidR="006D6DAB">
        <w:t xml:space="preserve"> </w:t>
      </w:r>
      <w:r w:rsidR="006D6DAB">
        <w:fldChar w:fldCharType="begin" w:fldLock="1"/>
      </w:r>
      <w:r w:rsidR="000977DA">
        <w:instrText>ADDIN CSL_CITATION { "citationItems" : [ { "id" : "ITEM-1", "itemData" : { "author" : [ { "dropping-particle" : "", "family" : "Feinsinger", "given" : "P", "non-dropping-particle" : "", "parse-names" : false, "suffix" : "" }, { "dropping-particle" : "", "family" : "Colwell", "given" : "RK", "non-dropping-particle" : "", "parse-names" : false, "suffix" : "" } ], "container-title" : "American Zoologist", "id" : "ITEM-1", "issue" : "4", "issued" : { "date-parts" : [ [ "1978" ] ] }, "note" : "From Duplicate 1 ( ", "page" : "779-795", "title" : "Community organization among neotropical nectar-feeding birds", "type" : "article-journal", "volume" : "18" }, "uris" : [ "http://www.mendeley.com/documents/?uuid=e5635923-bc50-4ed4-9b18-a512d3acd72c" ] } ], "mendeley" : { "formattedCitation" : "(Feinsinger and Colwell 1978)", "plainTextFormattedCitation" : "(Feinsinger and Colwell 1978)", "previouslyFormattedCitation" : "(Feinsinger and Colwell 1978)" }, "properties" : { "noteIndex" : 0 }, "schema" : "https://github.com/citation-style-language/schema/raw/master/csl-citation.json" }</w:instrText>
      </w:r>
      <w:r w:rsidR="006D6DAB">
        <w:fldChar w:fldCharType="separate"/>
      </w:r>
      <w:r w:rsidR="006D6DAB" w:rsidRPr="006D6DAB">
        <w:rPr>
          <w:noProof/>
        </w:rPr>
        <w:t>(Feinsinger and Colwell 1978)</w:t>
      </w:r>
      <w:r w:rsidR="006D6DAB">
        <w:fldChar w:fldCharType="end"/>
      </w:r>
      <w:r>
        <w:t>. We therefore expect that as specialization increase, the strength of phenotypic matching should decrease. When given a choice, species should pick the flowers which reduce competition and closely match their bill morphology.</w:t>
      </w:r>
    </w:p>
    <w:p w14:paraId="473E236C" w14:textId="77777777" w:rsidR="003A5427" w:rsidRPr="003A5427" w:rsidRDefault="00CB06D3" w:rsidP="00331BDF">
      <w:pPr>
        <w:pStyle w:val="Heading1"/>
      </w:pPr>
      <w:bookmarkStart w:id="7" w:name="methods"/>
      <w:commentRangeStart w:id="8"/>
      <w:r>
        <w:t>Methods</w:t>
      </w:r>
      <w:commentRangeEnd w:id="8"/>
      <w:r w:rsidR="00220A85">
        <w:rPr>
          <w:rStyle w:val="CommentReference"/>
          <w:rFonts w:asciiTheme="minorHAnsi" w:eastAsiaTheme="minorHAnsi" w:hAnsiTheme="minorHAnsi" w:cstheme="minorBidi"/>
          <w:b w:val="0"/>
          <w:bCs w:val="0"/>
        </w:rPr>
        <w:commentReference w:id="8"/>
      </w:r>
    </w:p>
    <w:p w14:paraId="35E1AF97" w14:textId="77777777" w:rsidR="003A5427" w:rsidRDefault="003A5427" w:rsidP="00331BDF">
      <w:pPr>
        <w:pStyle w:val="ListParagraph"/>
        <w:numPr>
          <w:ilvl w:val="0"/>
          <w:numId w:val="14"/>
        </w:numPr>
      </w:pPr>
      <w:r>
        <w:t>Data Collection</w:t>
      </w:r>
    </w:p>
    <w:p w14:paraId="2E1A0707" w14:textId="6347B417" w:rsidR="006D1003" w:rsidRDefault="00220A85" w:rsidP="00331BDF">
      <w:pPr>
        <w:pStyle w:val="ListParagraph"/>
        <w:numPr>
          <w:ilvl w:val="1"/>
          <w:numId w:val="14"/>
        </w:numPr>
      </w:pPr>
      <w:ins w:id="9" w:author="Reviewer" w:date="2015-02-17T15:02:00Z">
        <w:r>
          <w:t xml:space="preserve">Study site </w:t>
        </w:r>
      </w:ins>
      <w:r w:rsidR="00AF4C78">
        <w:t>Data were collected at the Maquipucuna Research Station and Santa Lucia Ecolodge, Ecuador (0.118 S,-78.612 W) between June and August 2013 along an elevation gradient from 1300 m to 2500 m. The area contains regenerating secondary and primary cloud-forest, and has a warmer dry season from June to September (Webster and Rhodes 2005).</w:t>
      </w:r>
    </w:p>
    <w:p w14:paraId="378C62D9" w14:textId="50D4BD3B" w:rsidR="002146B8" w:rsidRDefault="00220A85" w:rsidP="00331BDF">
      <w:pPr>
        <w:pStyle w:val="ListParagraph"/>
        <w:numPr>
          <w:ilvl w:val="1"/>
          <w:numId w:val="14"/>
        </w:numPr>
      </w:pPr>
      <w:ins w:id="10" w:author="Reviewer" w:date="2015-02-17T15:02:00Z">
        <w:r>
          <w:t xml:space="preserve">Plant resources </w:t>
        </w:r>
      </w:ins>
      <w:r w:rsidR="006D1003" w:rsidRPr="00645921">
        <w:t>To measure available resources</w:t>
      </w:r>
      <w:r w:rsidR="006D1003">
        <w:t>,</w:t>
      </w:r>
      <w:r w:rsidR="006D1003" w:rsidRPr="00645921">
        <w:t xml:space="preserve"> we counted the number of hummingbird pollinated plants </w:t>
      </w:r>
      <w:r w:rsidR="006D1003">
        <w:t xml:space="preserve">within 5 m of pre-established trails along six 1 km transects. </w:t>
      </w:r>
      <w:r w:rsidR="006D1003" w:rsidRPr="00645921">
        <w:t>Each transect cover</w:t>
      </w:r>
      <w:r w:rsidR="006D1003">
        <w:t xml:space="preserve">ed approximately </w:t>
      </w:r>
      <w:r w:rsidR="006D1003" w:rsidRPr="00645921">
        <w:t>200</w:t>
      </w:r>
      <w:r w:rsidR="006D1003">
        <w:t xml:space="preserve"> </w:t>
      </w:r>
      <w:r w:rsidR="006D1003" w:rsidRPr="00645921">
        <w:t xml:space="preserve">m </w:t>
      </w:r>
      <w:r w:rsidR="006D1003">
        <w:t>of elevation change.</w:t>
      </w:r>
      <w:r w:rsidR="006D1003" w:rsidRPr="00645921">
        <w:t xml:space="preserve"> </w:t>
      </w:r>
      <w:r w:rsidR="006D1003" w:rsidRPr="00645921">
        <w:lastRenderedPageBreak/>
        <w:t>For each plant, we estimated the number of total flowers by taking the average</w:t>
      </w:r>
      <w:r w:rsidR="006D1003">
        <w:t xml:space="preserve"> number of</w:t>
      </w:r>
      <w:r w:rsidR="006D1003" w:rsidRPr="00645921">
        <w:t xml:space="preserve"> flowers on 3-5 stalks and multiplying </w:t>
      </w:r>
      <w:r w:rsidR="006D1003">
        <w:t xml:space="preserve">this value </w:t>
      </w:r>
      <w:r w:rsidR="006D1003" w:rsidRPr="00645921">
        <w:t xml:space="preserve">by the total number of stalks on a plant. Surveys were repeated </w:t>
      </w:r>
      <w:r w:rsidR="006D1003">
        <w:t>two times</w:t>
      </w:r>
      <w:r w:rsidR="006D1003" w:rsidRPr="00645921">
        <w:t xml:space="preserve"> a month. </w:t>
      </w:r>
      <w:r w:rsidR="000A316E">
        <w:t xml:space="preserve">All hummingbirds visiting flowers were noted during these transects and tagged with a GPS point. </w:t>
      </w:r>
    </w:p>
    <w:p w14:paraId="1FB8E75D" w14:textId="0C6C6956" w:rsidR="002146B8" w:rsidRDefault="00220A85" w:rsidP="00331BDF">
      <w:pPr>
        <w:pStyle w:val="ListParagraph"/>
        <w:numPr>
          <w:ilvl w:val="1"/>
          <w:numId w:val="14"/>
        </w:numPr>
      </w:pPr>
      <w:commentRangeStart w:id="11"/>
      <w:ins w:id="12" w:author="Reviewer" w:date="2015-02-17T15:03:00Z">
        <w:r>
          <w:t xml:space="preserve">Hummingbird plant interactions </w:t>
        </w:r>
      </w:ins>
      <w:r w:rsidR="000A316E">
        <w:t xml:space="preserve">In addition, </w:t>
      </w:r>
      <w:r w:rsidR="006D1003">
        <w:t xml:space="preserve">we </w:t>
      </w:r>
      <w:r w:rsidR="00441D7A">
        <w:t>used time-</w:t>
      </w:r>
      <w:r w:rsidR="000A316E">
        <w:t xml:space="preserve">lapse cameras to </w:t>
      </w:r>
      <w:r w:rsidR="00F801DD">
        <w:t>monitor</w:t>
      </w:r>
      <w:r w:rsidR="000A316E">
        <w:t xml:space="preserve"> hummingbird </w:t>
      </w:r>
      <w:r w:rsidR="002146B8">
        <w:t xml:space="preserve">visitation. </w:t>
      </w:r>
      <w:r w:rsidR="006D1003">
        <w:t xml:space="preserve">Flowers in bloom were noted during each transect, and cameras were placed 1-3 meters from focal flowers. Cameras turned on automatically at dawn and recorded an image every second for at least two days. </w:t>
      </w:r>
      <w:commentRangeEnd w:id="11"/>
      <w:r>
        <w:rPr>
          <w:rStyle w:val="CommentReference"/>
        </w:rPr>
        <w:commentReference w:id="11"/>
      </w:r>
    </w:p>
    <w:p w14:paraId="1390AE09" w14:textId="77777777" w:rsidR="00AF4C78" w:rsidRDefault="00AF4C78" w:rsidP="00331BDF">
      <w:pPr>
        <w:pStyle w:val="ListParagraph"/>
        <w:numPr>
          <w:ilvl w:val="1"/>
          <w:numId w:val="14"/>
        </w:numPr>
      </w:pPr>
      <w:r>
        <w:t xml:space="preserve">We used the computer vision program </w:t>
      </w:r>
      <w:r w:rsidRPr="00625762">
        <w:t>MotionMeerkat</w:t>
      </w:r>
      <w:r>
        <w:t xml:space="preserve"> to identify images where hummingbirds were observed </w:t>
      </w:r>
      <w:r>
        <w:fldChar w:fldCharType="begin" w:fldLock="1"/>
      </w:r>
      <w:r>
        <w:instrText>ADDIN CSL_CITATION { "citationItems" : [ { "id" : "ITEM-1", "itemData" : { "DOI" : "10.1111/2041-210X.12320", "ISSN" : "2041210X", "author" : [ { "dropping-particle" : "", "family" : "Weinstein", "given" : "Ben G.", "non-dropping-particle" : "", "parse-names" : false, "suffix" : "" } ], "container-title" : "Methods in Ecology and Evolution", "editor" : [ { "dropping-particle" : "", "family" : "Dray", "given" : "Stephane", "non-dropping-particle" : "", "parse-names" : false, "suffix" : "" } ], "id" : "ITEM-1", "issued" : { "date-parts" : [ [ "2014", "12", "15" ] ] }, "page" : "n/a-n/a", "title" : "MotionMeerkat: integrating motion video detection and ecological monitoring", "type" : "article-journal" }, "uris" : [ "http://www.mendeley.com/documents/?uuid=66c67894-d977-4a1c-a31b-8a4ec5d45d14" ] } ], "mendeley" : { "formattedCitation" : "(Weinstein 2014)", "plainTextFormattedCitation" : "(Weinstein 2014)", "previouslyFormattedCitation" : "(Weinstein 2014)" }, "properties" : { "noteIndex" : 0 }, "schema" : "https://github.com/citation-style-language/schema/raw/master/csl-citation.json" }</w:instrText>
      </w:r>
      <w:r>
        <w:fldChar w:fldCharType="separate"/>
      </w:r>
      <w:r w:rsidRPr="00B81D88">
        <w:rPr>
          <w:noProof/>
        </w:rPr>
        <w:t>(Weinstein 2014)</w:t>
      </w:r>
      <w:r>
        <w:fldChar w:fldCharType="end"/>
      </w:r>
      <w:r>
        <w:t>.</w:t>
      </w:r>
      <w:bookmarkEnd w:id="7"/>
    </w:p>
    <w:p w14:paraId="30713B2E" w14:textId="77777777" w:rsidR="003C6922" w:rsidRDefault="00CB06D3" w:rsidP="00331BDF">
      <w:pPr>
        <w:pStyle w:val="Compact"/>
        <w:numPr>
          <w:ilvl w:val="0"/>
          <w:numId w:val="7"/>
        </w:numPr>
      </w:pPr>
      <w:r>
        <w:t>Network Analysis</w:t>
      </w:r>
    </w:p>
    <w:p w14:paraId="02F81820" w14:textId="77777777" w:rsidR="003A5427" w:rsidRDefault="003A5427" w:rsidP="00331BDF">
      <w:pPr>
        <w:pStyle w:val="Compact"/>
        <w:numPr>
          <w:ilvl w:val="1"/>
          <w:numId w:val="7"/>
        </w:numPr>
      </w:pPr>
      <w:r>
        <w:t>Measures of niche overlap</w:t>
      </w:r>
    </w:p>
    <w:p w14:paraId="02C230E3" w14:textId="77777777" w:rsidR="003A5427" w:rsidRDefault="003A5427" w:rsidP="00331BDF">
      <w:pPr>
        <w:pStyle w:val="Compact"/>
        <w:numPr>
          <w:ilvl w:val="2"/>
          <w:numId w:val="7"/>
        </w:numPr>
      </w:pPr>
      <w:r>
        <w:t>Niche Overlap</w:t>
      </w:r>
    </w:p>
    <w:p w14:paraId="6EDA1CDA" w14:textId="77777777" w:rsidR="003A5427" w:rsidRDefault="003A5427" w:rsidP="00331BDF">
      <w:pPr>
        <w:pStyle w:val="Compact"/>
        <w:numPr>
          <w:ilvl w:val="2"/>
          <w:numId w:val="7"/>
        </w:numPr>
      </w:pPr>
      <w:r>
        <w:t>Connectance</w:t>
      </w:r>
    </w:p>
    <w:p w14:paraId="4091C45D" w14:textId="77777777" w:rsidR="003A5427" w:rsidRDefault="003A5427" w:rsidP="00331BDF">
      <w:pPr>
        <w:pStyle w:val="Compact"/>
        <w:numPr>
          <w:ilvl w:val="2"/>
          <w:numId w:val="7"/>
        </w:numPr>
      </w:pPr>
      <w:r>
        <w:t>Clustering</w:t>
      </w:r>
    </w:p>
    <w:p w14:paraId="3326E8A5" w14:textId="77777777" w:rsidR="003C6922" w:rsidRDefault="00CB06D3" w:rsidP="00331BDF">
      <w:pPr>
        <w:pStyle w:val="Compact"/>
        <w:numPr>
          <w:ilvl w:val="1"/>
          <w:numId w:val="8"/>
        </w:numPr>
      </w:pPr>
      <w:r>
        <w:t>Why was each measure chosen?</w:t>
      </w:r>
    </w:p>
    <w:p w14:paraId="76B7D901" w14:textId="77777777" w:rsidR="003A5427" w:rsidRDefault="00CB06D3" w:rsidP="00331BDF">
      <w:pPr>
        <w:pStyle w:val="Compact"/>
        <w:numPr>
          <w:ilvl w:val="0"/>
          <w:numId w:val="7"/>
        </w:numPr>
      </w:pPr>
      <w:r>
        <w:t>Null models</w:t>
      </w:r>
    </w:p>
    <w:p w14:paraId="060CFE1E" w14:textId="77777777" w:rsidR="000977DA" w:rsidRDefault="003A5427" w:rsidP="00331BDF">
      <w:pPr>
        <w:pStyle w:val="Compact"/>
        <w:numPr>
          <w:ilvl w:val="1"/>
          <w:numId w:val="7"/>
        </w:numPr>
      </w:pPr>
      <w:commentRangeStart w:id="13"/>
      <w:r>
        <w:t>To address sampling constraints</w:t>
      </w:r>
      <w:r w:rsidR="000977DA">
        <w:t xml:space="preserve"> </w:t>
      </w:r>
      <w:commentRangeEnd w:id="13"/>
      <w:r w:rsidR="00220A85">
        <w:rPr>
          <w:rStyle w:val="CommentReference"/>
        </w:rPr>
        <w:commentReference w:id="13"/>
      </w:r>
      <w:r w:rsidR="000977DA">
        <w:fldChar w:fldCharType="begin" w:fldLock="1"/>
      </w:r>
      <w:r w:rsidR="000977DA">
        <w:instrText>ADDIN CSL_CITATION { "citationItems" : [ { "id" : "ITEM-1", "itemData" : { "DOI" : "10.1016/j.baae.2010.01.001", "ISSN" : "14391791", "author" : [ { "dropping-particle" : "", "family" : "Bl\u00fcthgen", "given" : "Nico", "non-dropping-particle" : "", "parse-names" : false, "suffix" : "" } ], "container-title" : "Basic and Applied Ecology", "id" : "ITEM-1", "issue" : "3", "issued" : { "date-parts" : [ [ "2010", "5" ] ] }, "page" : "185-195", "title" : "Why network analysis is often disconnected from community ecology: A critique and an ecologist's guide", "type" : "article-journal", "volume" : "11" }, "uris" : [ "http://www.mendeley.com/documents/?uuid=a01b4ab4-a6ec-4d8e-a77f-37257af5cb5c" ] } ], "mendeley" : { "formattedCitation" : "(Bl\u00fcthgen 2010)", "plainTextFormattedCitation" : "(Bl\u00fcthgen 2010)" }, "properties" : { "noteIndex" : 0 }, "schema" : "https://github.com/citation-style-language/schema/raw/master/csl-citation.json" }</w:instrText>
      </w:r>
      <w:r w:rsidR="000977DA">
        <w:fldChar w:fldCharType="separate"/>
      </w:r>
      <w:r w:rsidR="000977DA" w:rsidRPr="000977DA">
        <w:rPr>
          <w:noProof/>
        </w:rPr>
        <w:t>(Blüthgen 2010)</w:t>
      </w:r>
      <w:r w:rsidR="000977DA">
        <w:fldChar w:fldCharType="end"/>
      </w:r>
    </w:p>
    <w:p w14:paraId="3B7D7707" w14:textId="77777777" w:rsidR="00B94DBB" w:rsidRDefault="000D3B8D" w:rsidP="00331BDF">
      <w:pPr>
        <w:pStyle w:val="Compact"/>
        <w:numPr>
          <w:ilvl w:val="1"/>
          <w:numId w:val="7"/>
        </w:numPr>
        <w:sectPr w:rsidR="00B94DBB" w:rsidSect="00B94DBB">
          <w:pgSz w:w="12240" w:h="15840"/>
          <w:pgMar w:top="1440" w:right="1440" w:bottom="1440" w:left="1440" w:header="720" w:footer="720" w:gutter="0"/>
          <w:cols w:space="720"/>
          <w:docGrid w:linePitch="360"/>
        </w:sectPr>
      </w:pPr>
      <w:r>
        <w:t>Randomization Methods</w:t>
      </w:r>
      <w:r w:rsidR="00B94DBB">
        <w:br w:type="textWrapping" w:clear="all"/>
      </w:r>
    </w:p>
    <w:p w14:paraId="574C0EE0" w14:textId="77777777" w:rsidR="00331BDF" w:rsidRDefault="00CB06D3" w:rsidP="00331BDF">
      <w:pPr>
        <w:rPr>
          <w:b/>
        </w:rPr>
      </w:pPr>
      <w:r>
        <w:rPr>
          <w:b/>
        </w:rPr>
        <w:lastRenderedPageBreak/>
        <w:t xml:space="preserve">Figure 1. Conceptual figure showing patterns of interactions between birds and flowers for high and low niche overlap, connectance and clustering. The bottom panel shows two </w:t>
      </w:r>
      <w:r w:rsidR="00331BDF">
        <w:rPr>
          <w:b/>
        </w:rPr>
        <w:t>hypothesized</w:t>
      </w:r>
      <w:r>
        <w:rPr>
          <w:b/>
        </w:rPr>
        <w:t xml:space="preserve"> relationship between available resources, specialization, and trait matching.</w:t>
      </w:r>
    </w:p>
    <w:p w14:paraId="1BE37E38" w14:textId="77777777" w:rsidR="00B94DBB" w:rsidRDefault="00331BDF" w:rsidP="00331BDF">
      <w:pPr>
        <w:jc w:val="center"/>
        <w:rPr>
          <w:b/>
        </w:rPr>
      </w:pPr>
      <w:r>
        <w:rPr>
          <w:b/>
          <w:noProof/>
        </w:rPr>
        <w:drawing>
          <wp:inline distT="0" distB="0" distL="0" distR="0" wp14:anchorId="207B4622" wp14:editId="343E3EB3">
            <wp:extent cx="7336465" cy="50908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Fig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38991" cy="5092557"/>
                    </a:xfrm>
                    <a:prstGeom prst="rect">
                      <a:avLst/>
                    </a:prstGeom>
                  </pic:spPr>
                </pic:pic>
              </a:graphicData>
            </a:graphic>
          </wp:inline>
        </w:drawing>
      </w:r>
    </w:p>
    <w:p w14:paraId="016DF1D4" w14:textId="77777777" w:rsidR="003C6922" w:rsidRDefault="003C6922" w:rsidP="00331BDF"/>
    <w:p w14:paraId="71E3106E" w14:textId="77777777" w:rsidR="003C6922" w:rsidRDefault="00BF17B8" w:rsidP="00331BDF">
      <w:r>
        <w:rPr>
          <w:b/>
        </w:rPr>
        <w:t>F</w:t>
      </w:r>
      <w:r w:rsidR="00CB06D3">
        <w:rPr>
          <w:b/>
        </w:rPr>
        <w:t xml:space="preserve">igure 2. Flower abundance per month for each transect. </w:t>
      </w:r>
    </w:p>
    <w:p w14:paraId="2EFA3191" w14:textId="77777777" w:rsidR="003C6922" w:rsidRDefault="00CB06D3" w:rsidP="00403DA7">
      <w:pPr>
        <w:jc w:val="center"/>
      </w:pPr>
      <w:r>
        <w:rPr>
          <w:noProof/>
        </w:rPr>
        <w:drawing>
          <wp:inline distT="0" distB="0" distL="0" distR="0" wp14:anchorId="52F82348" wp14:editId="146E5B39">
            <wp:extent cx="6645585" cy="422900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2-1.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45585" cy="4229009"/>
                    </a:xfrm>
                    <a:prstGeom prst="rect">
                      <a:avLst/>
                    </a:prstGeom>
                    <a:noFill/>
                    <a:ln w="9525">
                      <a:noFill/>
                      <a:headEnd/>
                      <a:tailEnd/>
                    </a:ln>
                  </pic:spPr>
                </pic:pic>
              </a:graphicData>
            </a:graphic>
          </wp:inline>
        </w:drawing>
      </w:r>
    </w:p>
    <w:p w14:paraId="4F4C5261" w14:textId="77777777" w:rsidR="003C6922" w:rsidRDefault="003C6922" w:rsidP="00331BDF"/>
    <w:p w14:paraId="3E0130C0" w14:textId="77777777" w:rsidR="00B94DBB" w:rsidRDefault="00B94DBB" w:rsidP="00331BDF">
      <w:pPr>
        <w:spacing w:before="0" w:after="200"/>
        <w:rPr>
          <w:b/>
        </w:rPr>
      </w:pPr>
      <w:r>
        <w:rPr>
          <w:b/>
        </w:rPr>
        <w:br w:type="page"/>
      </w:r>
    </w:p>
    <w:p w14:paraId="4EB8039A" w14:textId="77777777" w:rsidR="003C6922" w:rsidRDefault="00CB06D3" w:rsidP="00331BDF">
      <w:r>
        <w:rPr>
          <w:b/>
        </w:rPr>
        <w:lastRenderedPageBreak/>
        <w:t xml:space="preserve">Figure 3. Measures of hummingbird plant interactions through time (points) as compared to </w:t>
      </w:r>
      <w:commentRangeStart w:id="14"/>
      <w:r>
        <w:rPr>
          <w:b/>
        </w:rPr>
        <w:t xml:space="preserve">a null model maintaining </w:t>
      </w:r>
      <w:commentRangeEnd w:id="14"/>
      <w:r w:rsidR="00220A85">
        <w:rPr>
          <w:rStyle w:val="CommentReference"/>
        </w:rPr>
        <w:commentReference w:id="14"/>
      </w:r>
      <w:r>
        <w:rPr>
          <w:b/>
        </w:rPr>
        <w:t>the number of observations (shaded region).The size of the point is proportional to the number of interactions measured for each month.</w:t>
      </w:r>
    </w:p>
    <w:p w14:paraId="046EFA39" w14:textId="77777777" w:rsidR="003C6922" w:rsidRDefault="00CB06D3" w:rsidP="0097430F">
      <w:pPr>
        <w:jc w:val="center"/>
      </w:pPr>
      <w:r>
        <w:rPr>
          <w:noProof/>
        </w:rPr>
        <w:drawing>
          <wp:inline distT="0" distB="0" distL="0" distR="0" wp14:anchorId="68AE59EB" wp14:editId="03BC7FC4">
            <wp:extent cx="6847289" cy="25677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3-1.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7289" cy="2567733"/>
                    </a:xfrm>
                    <a:prstGeom prst="rect">
                      <a:avLst/>
                    </a:prstGeom>
                    <a:noFill/>
                    <a:ln w="9525">
                      <a:noFill/>
                      <a:headEnd/>
                      <a:tailEnd/>
                    </a:ln>
                  </pic:spPr>
                </pic:pic>
              </a:graphicData>
            </a:graphic>
          </wp:inline>
        </w:drawing>
      </w:r>
    </w:p>
    <w:p w14:paraId="308216ED" w14:textId="77777777" w:rsidR="00BF17B8" w:rsidRDefault="00BF17B8" w:rsidP="00331BDF">
      <w:pPr>
        <w:rPr>
          <w:b/>
        </w:rPr>
      </w:pPr>
      <w:r>
        <w:rPr>
          <w:b/>
        </w:rPr>
        <w:br w:type="page"/>
      </w:r>
    </w:p>
    <w:p w14:paraId="09B6611C" w14:textId="77777777" w:rsidR="003C6922" w:rsidRDefault="00CB06D3" w:rsidP="00331BDF">
      <w:r>
        <w:rPr>
          <w:b/>
        </w:rPr>
        <w:lastRenderedPageBreak/>
        <w:t>Figure 4. Connectance, clustering and niche overlap as a function of available resources. Point size is proportional to number of interactions observed that month.</w:t>
      </w:r>
    </w:p>
    <w:p w14:paraId="34B82EF0" w14:textId="77777777" w:rsidR="003C6922" w:rsidRDefault="00CB06D3" w:rsidP="00F472A2">
      <w:pPr>
        <w:jc w:val="center"/>
      </w:pPr>
      <w:r>
        <w:rPr>
          <w:noProof/>
        </w:rPr>
        <w:drawing>
          <wp:inline distT="0" distB="0" distL="0" distR="0" wp14:anchorId="717E2B30" wp14:editId="104BB7FE">
            <wp:extent cx="7453222" cy="326941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4-1.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475972" cy="3279390"/>
                    </a:xfrm>
                    <a:prstGeom prst="rect">
                      <a:avLst/>
                    </a:prstGeom>
                    <a:noFill/>
                    <a:ln w="9525">
                      <a:noFill/>
                      <a:headEnd/>
                      <a:tailEnd/>
                    </a:ln>
                  </pic:spPr>
                </pic:pic>
              </a:graphicData>
            </a:graphic>
          </wp:inline>
        </w:drawing>
      </w:r>
    </w:p>
    <w:p w14:paraId="18ED76C5" w14:textId="77777777" w:rsidR="00BF17B8" w:rsidRDefault="00BF17B8" w:rsidP="00331BDF">
      <w:pPr>
        <w:pStyle w:val="Heading2"/>
      </w:pPr>
      <w:bookmarkStart w:id="15" w:name="figure-5.-trait-matching"/>
      <w:r>
        <w:br w:type="page"/>
      </w:r>
    </w:p>
    <w:bookmarkEnd w:id="15"/>
    <w:p w14:paraId="68F22547" w14:textId="77777777" w:rsidR="003C6922" w:rsidRDefault="003C6922" w:rsidP="00F472A2">
      <w:pPr>
        <w:jc w:val="center"/>
      </w:pPr>
    </w:p>
    <w:p w14:paraId="2C8CFA19" w14:textId="77777777" w:rsidR="00CC1EA4" w:rsidRDefault="00CC1EA4" w:rsidP="00F472A2">
      <w:pPr>
        <w:jc w:val="center"/>
        <w:rPr>
          <w:noProof/>
        </w:rPr>
      </w:pPr>
    </w:p>
    <w:p w14:paraId="37635ABD" w14:textId="77777777" w:rsidR="00CC1EA4" w:rsidRDefault="00CC1EA4" w:rsidP="00CC1EA4">
      <w:pPr>
        <w:rPr>
          <w:b/>
        </w:rPr>
      </w:pPr>
    </w:p>
    <w:p w14:paraId="799CCD56" w14:textId="77777777" w:rsidR="00CC1EA4" w:rsidRDefault="00CC1EA4" w:rsidP="00CC1EA4">
      <w:pPr>
        <w:rPr>
          <w:b/>
        </w:rPr>
      </w:pPr>
    </w:p>
    <w:p w14:paraId="0F7E63CA" w14:textId="272C6AB6" w:rsidR="00CC1EA4" w:rsidRDefault="00CC1EA4" w:rsidP="00CC1EA4">
      <w:pPr>
        <w:rPr>
          <w:b/>
        </w:rPr>
      </w:pPr>
    </w:p>
    <w:p w14:paraId="7EC7067C" w14:textId="5520F3EE" w:rsidR="00CC1EA4" w:rsidRDefault="00561871" w:rsidP="00CC1EA4">
      <w:pPr>
        <w:rPr>
          <w:b/>
        </w:rPr>
      </w:pPr>
      <w:r>
        <w:rPr>
          <w:b/>
        </w:rPr>
        <w:t>Figure 4</w:t>
      </w:r>
      <w:r w:rsidR="00CC1EA4" w:rsidRPr="00F472A2">
        <w:rPr>
          <w:b/>
        </w:rPr>
        <w:t>. The correlation coefficient among bill and corolla lengths decreases as a function o</w:t>
      </w:r>
      <w:r w:rsidR="00CC1EA4">
        <w:rPr>
          <w:b/>
        </w:rPr>
        <w:t xml:space="preserve">f time (left) and </w:t>
      </w:r>
      <w:r w:rsidR="00CC1EA4" w:rsidRPr="00F472A2">
        <w:rPr>
          <w:b/>
        </w:rPr>
        <w:t>available resources</w:t>
      </w:r>
      <w:r w:rsidR="00CC1EA4">
        <w:rPr>
          <w:b/>
        </w:rPr>
        <w:t xml:space="preserve"> (right)</w:t>
      </w:r>
      <w:r w:rsidR="00CC1EA4" w:rsidRPr="00F472A2">
        <w:rPr>
          <w:b/>
        </w:rPr>
        <w:t xml:space="preserve">. The gray ribbon is a null randomization of the correlation structure </w:t>
      </w:r>
      <w:r w:rsidR="00CC1EA4">
        <w:rPr>
          <w:b/>
        </w:rPr>
        <w:t>which maintains the number of interactions per month.</w:t>
      </w:r>
    </w:p>
    <w:p w14:paraId="3450B58A" w14:textId="55C3D750" w:rsidR="003C6922" w:rsidRDefault="003C6922" w:rsidP="00CC1EA4"/>
    <w:p w14:paraId="17513797" w14:textId="55280A8D" w:rsidR="00CC1EA4" w:rsidRDefault="00561871" w:rsidP="00CC1EA4">
      <w:bookmarkStart w:id="16" w:name="results"/>
      <w:r>
        <w:rPr>
          <w:noProof/>
        </w:rPr>
        <w:drawing>
          <wp:anchor distT="0" distB="0" distL="114300" distR="114300" simplePos="0" relativeHeight="251653632" behindDoc="0" locked="0" layoutInCell="1" allowOverlap="1" wp14:anchorId="1CEABB84" wp14:editId="6B15AD67">
            <wp:simplePos x="0" y="0"/>
            <wp:positionH relativeFrom="column">
              <wp:posOffset>2181225</wp:posOffset>
            </wp:positionH>
            <wp:positionV relativeFrom="paragraph">
              <wp:posOffset>6985</wp:posOffset>
            </wp:positionV>
            <wp:extent cx="4419600" cy="3695700"/>
            <wp:effectExtent l="0" t="0" r="0" b="0"/>
            <wp:wrapSquare wrapText="bothSides"/>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7-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19600" cy="3695700"/>
                    </a:xfrm>
                    <a:prstGeom prst="rect">
                      <a:avLst/>
                    </a:prstGeom>
                    <a:noFill/>
                    <a:ln w="9525">
                      <a:noFill/>
                      <a:headEnd/>
                      <a:tailEnd/>
                    </a:ln>
                  </pic:spPr>
                </pic:pic>
              </a:graphicData>
            </a:graphic>
          </wp:anchor>
        </w:drawing>
      </w:r>
      <w:del w:id="17" w:author="Ben" w:date="2015-02-27T17:09:00Z">
        <w:r w:rsidR="00CC1EA4" w:rsidDel="00561871">
          <w:br w:type="page"/>
        </w:r>
      </w:del>
    </w:p>
    <w:p w14:paraId="21CE6822" w14:textId="77777777" w:rsidR="00CC1EA4" w:rsidRPr="00CC1EA4" w:rsidRDefault="00CC1EA4" w:rsidP="00CC1EA4">
      <w:pPr>
        <w:rPr>
          <w:b/>
        </w:rPr>
      </w:pPr>
      <w:r w:rsidRPr="00CC1EA4">
        <w:rPr>
          <w:b/>
        </w:rPr>
        <w:lastRenderedPageBreak/>
        <w:t>Figure 6. Difference between bill length and corolla length for high and low abundance times. High abundance times are defined as months with 75</w:t>
      </w:r>
      <w:r w:rsidRPr="00CC1EA4">
        <w:rPr>
          <w:b/>
          <w:vertAlign w:val="superscript"/>
        </w:rPr>
        <w:t>th</w:t>
      </w:r>
      <w:r w:rsidRPr="00CC1EA4">
        <w:rPr>
          <w:b/>
        </w:rPr>
        <w:t xml:space="preserve"> or higher quartile of flower abundance for each hummingbird species.</w:t>
      </w:r>
    </w:p>
    <w:p w14:paraId="067DB6BF" w14:textId="77777777" w:rsidR="00CB06D3" w:rsidRDefault="00CC1EA4" w:rsidP="00CC1EA4">
      <w:pPr>
        <w:pStyle w:val="Heading1"/>
        <w:jc w:val="center"/>
        <w:sectPr w:rsidR="00CB06D3" w:rsidSect="00B94DBB">
          <w:pgSz w:w="15840" w:h="12240" w:orient="landscape"/>
          <w:pgMar w:top="1440" w:right="1440" w:bottom="1440" w:left="1440" w:header="720" w:footer="720" w:gutter="0"/>
          <w:cols w:space="720"/>
          <w:docGrid w:linePitch="360"/>
        </w:sectPr>
      </w:pPr>
      <w:r>
        <w:rPr>
          <w:noProof/>
        </w:rPr>
        <w:drawing>
          <wp:inline distT="0" distB="0" distL="0" distR="0" wp14:anchorId="3F2E699E" wp14:editId="7296A245">
            <wp:extent cx="6353298" cy="454824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unnamed-chunk-12-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58214" cy="4551768"/>
                    </a:xfrm>
                    <a:prstGeom prst="rect">
                      <a:avLst/>
                    </a:prstGeom>
                    <a:noFill/>
                    <a:ln w="9525">
                      <a:noFill/>
                      <a:headEnd/>
                      <a:tailEnd/>
                    </a:ln>
                  </pic:spPr>
                </pic:pic>
              </a:graphicData>
            </a:graphic>
          </wp:inline>
        </w:drawing>
      </w:r>
    </w:p>
    <w:p w14:paraId="1FD8816D" w14:textId="77777777" w:rsidR="003C6922" w:rsidRDefault="00CB06D3" w:rsidP="00331BDF">
      <w:pPr>
        <w:pStyle w:val="Heading1"/>
      </w:pPr>
      <w:r>
        <w:lastRenderedPageBreak/>
        <w:t>Results</w:t>
      </w:r>
    </w:p>
    <w:bookmarkEnd w:id="16"/>
    <w:p w14:paraId="4FE9E360" w14:textId="77777777" w:rsidR="003C6922" w:rsidRDefault="00CB06D3" w:rsidP="00331BDF">
      <w:pPr>
        <w:pStyle w:val="Compact"/>
        <w:numPr>
          <w:ilvl w:val="0"/>
          <w:numId w:val="11"/>
        </w:numPr>
      </w:pPr>
      <w:r>
        <w:t>How many plant records?</w:t>
      </w:r>
    </w:p>
    <w:p w14:paraId="5AC4BD3B" w14:textId="77777777" w:rsidR="003C6922" w:rsidRDefault="00CB06D3" w:rsidP="00331BDF">
      <w:pPr>
        <w:pStyle w:val="Compact"/>
        <w:numPr>
          <w:ilvl w:val="0"/>
          <w:numId w:val="11"/>
        </w:numPr>
      </w:pPr>
      <w:r>
        <w:t>How many bird records?</w:t>
      </w:r>
    </w:p>
    <w:p w14:paraId="489C54BA" w14:textId="77777777" w:rsidR="000D3B8D" w:rsidRDefault="00CB06D3" w:rsidP="00331BDF">
      <w:pPr>
        <w:pStyle w:val="Compact"/>
        <w:numPr>
          <w:ilvl w:val="0"/>
          <w:numId w:val="11"/>
        </w:numPr>
      </w:pPr>
      <w:r>
        <w:t>How many interactions?</w:t>
      </w:r>
    </w:p>
    <w:p w14:paraId="306B4AAC" w14:textId="1E7C133C" w:rsidR="000D3B8D" w:rsidRDefault="000D3B8D" w:rsidP="00331BDF">
      <w:pPr>
        <w:pStyle w:val="Compact"/>
        <w:numPr>
          <w:ilvl w:val="0"/>
          <w:numId w:val="11"/>
        </w:numPr>
      </w:pPr>
      <w:r>
        <w:t>Network Measures</w:t>
      </w:r>
      <w:ins w:id="18" w:author="Reviewer" w:date="2015-02-17T16:26:00Z">
        <w:r w:rsidR="001B3179">
          <w:t xml:space="preserve"> as a function of resources </w:t>
        </w:r>
        <w:commentRangeStart w:id="19"/>
        <w:r w:rsidR="001B3179">
          <w:t>(and by species type?)</w:t>
        </w:r>
      </w:ins>
      <w:commentRangeEnd w:id="19"/>
      <w:ins w:id="20" w:author="Reviewer" w:date="2015-02-17T16:27:00Z">
        <w:r w:rsidR="001B3179">
          <w:rPr>
            <w:rStyle w:val="CommentReference"/>
          </w:rPr>
          <w:commentReference w:id="19"/>
        </w:r>
      </w:ins>
    </w:p>
    <w:p w14:paraId="1F1C7FEE" w14:textId="77777777" w:rsidR="000D3B8D" w:rsidRDefault="000D3B8D" w:rsidP="00331BDF">
      <w:pPr>
        <w:pStyle w:val="Compact"/>
        <w:numPr>
          <w:ilvl w:val="1"/>
          <w:numId w:val="11"/>
        </w:numPr>
      </w:pPr>
      <w:r>
        <w:t>Niche Overlap</w:t>
      </w:r>
    </w:p>
    <w:p w14:paraId="23647FF7" w14:textId="77777777" w:rsidR="000D3B8D" w:rsidRDefault="000D3B8D" w:rsidP="00331BDF">
      <w:pPr>
        <w:pStyle w:val="Compact"/>
        <w:numPr>
          <w:ilvl w:val="1"/>
          <w:numId w:val="11"/>
        </w:numPr>
      </w:pPr>
      <w:r>
        <w:t>Connectance</w:t>
      </w:r>
    </w:p>
    <w:p w14:paraId="618DEA8A" w14:textId="77777777" w:rsidR="000D3B8D" w:rsidRDefault="000D3B8D" w:rsidP="00331BDF">
      <w:pPr>
        <w:pStyle w:val="Compact"/>
        <w:numPr>
          <w:ilvl w:val="1"/>
          <w:numId w:val="11"/>
        </w:numPr>
      </w:pPr>
      <w:r>
        <w:t>Clustering</w:t>
      </w:r>
    </w:p>
    <w:p w14:paraId="1C6B98BC" w14:textId="77777777" w:rsidR="000D3B8D" w:rsidRDefault="000D3B8D" w:rsidP="00331BDF">
      <w:pPr>
        <w:pStyle w:val="Compact"/>
        <w:numPr>
          <w:ilvl w:val="0"/>
          <w:numId w:val="11"/>
        </w:numPr>
      </w:pPr>
      <w:r>
        <w:t>Trait Matching</w:t>
      </w:r>
    </w:p>
    <w:p w14:paraId="66CF2DA6" w14:textId="77777777" w:rsidR="000D3B8D" w:rsidRDefault="000D3B8D" w:rsidP="00331BDF">
      <w:pPr>
        <w:pStyle w:val="Compact"/>
        <w:numPr>
          <w:ilvl w:val="1"/>
          <w:numId w:val="11"/>
        </w:numPr>
      </w:pPr>
      <w:r>
        <w:t>Correlation</w:t>
      </w:r>
    </w:p>
    <w:p w14:paraId="351732D7" w14:textId="77777777" w:rsidR="000D3B8D" w:rsidRDefault="000D3B8D" w:rsidP="00331BDF">
      <w:pPr>
        <w:pStyle w:val="Compact"/>
        <w:numPr>
          <w:ilvl w:val="0"/>
          <w:numId w:val="11"/>
        </w:numPr>
      </w:pPr>
      <w:r>
        <w:t>Long and Short Billed Species</w:t>
      </w:r>
    </w:p>
    <w:p w14:paraId="56062D68" w14:textId="77777777" w:rsidR="003C6922" w:rsidRDefault="00CB06D3" w:rsidP="00331BDF">
      <w:pPr>
        <w:pStyle w:val="Heading1"/>
      </w:pPr>
      <w:bookmarkStart w:id="21" w:name="discussion"/>
      <w:r>
        <w:t>Discussion</w:t>
      </w:r>
    </w:p>
    <w:p w14:paraId="4608DDAD" w14:textId="77777777" w:rsidR="000D3B8D" w:rsidRDefault="00BE380A" w:rsidP="00331BDF">
      <w:pPr>
        <w:pStyle w:val="ListParagraph"/>
        <w:numPr>
          <w:ilvl w:val="0"/>
          <w:numId w:val="14"/>
        </w:numPr>
      </w:pPr>
      <w:commentRangeStart w:id="22"/>
      <w:r>
        <w:t>Niche</w:t>
      </w:r>
      <w:commentRangeEnd w:id="22"/>
      <w:r w:rsidR="001B3179">
        <w:rPr>
          <w:rStyle w:val="CommentReference"/>
        </w:rPr>
        <w:commentReference w:id="22"/>
      </w:r>
      <w:r>
        <w:t xml:space="preserve"> Overlap increases with available resources</w:t>
      </w:r>
    </w:p>
    <w:p w14:paraId="5D2D0917" w14:textId="77777777" w:rsidR="00BE380A" w:rsidRDefault="00BE380A" w:rsidP="00331BDF">
      <w:pPr>
        <w:pStyle w:val="ListParagraph"/>
        <w:numPr>
          <w:ilvl w:val="0"/>
          <w:numId w:val="14"/>
        </w:numPr>
      </w:pPr>
      <w:r>
        <w:t>Trait Matching decreases with available resources</w:t>
      </w:r>
    </w:p>
    <w:p w14:paraId="23C2AFFE" w14:textId="77777777" w:rsidR="00BE380A" w:rsidRDefault="00BE380A" w:rsidP="00331BDF">
      <w:pPr>
        <w:pStyle w:val="ListParagraph"/>
        <w:numPr>
          <w:ilvl w:val="0"/>
          <w:numId w:val="14"/>
        </w:numPr>
      </w:pPr>
      <w:commentRangeStart w:id="23"/>
      <w:r>
        <w:t>Support for Wilson’s Solution liem’s paradox</w:t>
      </w:r>
      <w:commentRangeEnd w:id="23"/>
      <w:r w:rsidR="001B3179">
        <w:rPr>
          <w:rStyle w:val="CommentReference"/>
        </w:rPr>
        <w:commentReference w:id="23"/>
      </w:r>
    </w:p>
    <w:p w14:paraId="7EE667AE" w14:textId="77777777" w:rsidR="00BE380A" w:rsidRDefault="00BE380A" w:rsidP="00331BDF">
      <w:pPr>
        <w:pStyle w:val="ListParagraph"/>
        <w:numPr>
          <w:ilvl w:val="0"/>
          <w:numId w:val="14"/>
        </w:numPr>
      </w:pPr>
      <w:r>
        <w:t xml:space="preserve">Coevolution and pollination </w:t>
      </w:r>
      <w:commentRangeStart w:id="24"/>
      <w:r>
        <w:t>web</w:t>
      </w:r>
      <w:commentRangeEnd w:id="24"/>
      <w:r w:rsidR="001B3179">
        <w:rPr>
          <w:rStyle w:val="CommentReference"/>
        </w:rPr>
        <w:commentReference w:id="24"/>
      </w:r>
    </w:p>
    <w:p w14:paraId="68247831" w14:textId="77777777" w:rsidR="00BE380A" w:rsidRPr="000D3B8D" w:rsidRDefault="00BE380A" w:rsidP="00331BDF">
      <w:pPr>
        <w:pStyle w:val="ListParagraph"/>
        <w:numPr>
          <w:ilvl w:val="1"/>
          <w:numId w:val="14"/>
        </w:numPr>
      </w:pPr>
    </w:p>
    <w:p w14:paraId="5A23E4EA" w14:textId="77777777" w:rsidR="003C6922" w:rsidRDefault="00CB06D3" w:rsidP="00331BDF">
      <w:pPr>
        <w:pStyle w:val="Heading2"/>
      </w:pPr>
      <w:bookmarkStart w:id="25" w:name="comparable-literature"/>
      <w:bookmarkEnd w:id="21"/>
      <w:r>
        <w:t>Comparable literature</w:t>
      </w:r>
    </w:p>
    <w:bookmarkEnd w:id="25"/>
    <w:p w14:paraId="2E11BB2D" w14:textId="77777777" w:rsidR="003C6922" w:rsidRDefault="00CB06D3" w:rsidP="00331BDF">
      <w:pPr>
        <w:numPr>
          <w:ilvl w:val="0"/>
          <w:numId w:val="12"/>
        </w:numPr>
      </w:pPr>
      <w:r>
        <w:t>Correa, S., &amp; Winemiller, K. (2014). Niche partitioning among frugivorous fishes in response to fluctuating resources in the Amazonian floodplain forest. Ecology, 95(1), 210–224.</w:t>
      </w:r>
    </w:p>
    <w:p w14:paraId="794682D6" w14:textId="77777777" w:rsidR="003C6922" w:rsidRDefault="00CB06D3" w:rsidP="00331BDF">
      <w:pPr>
        <w:numPr>
          <w:ilvl w:val="0"/>
          <w:numId w:val="12"/>
        </w:numPr>
      </w:pPr>
      <w:r>
        <w:t>In general, dietary shifts in response to changes in the availability of preferred foods reduced interspecific niche overlap and may be a mechanism that facilitates coexistence in this species-rich fish assem- blage. During the period of greatest fruit production, diets of all six species were dominated, to varying degrees, by fruits and seeds, yielding broadly overlap- ping trophic niches among species.</w:t>
      </w:r>
    </w:p>
    <w:p w14:paraId="2116559D" w14:textId="77777777" w:rsidR="003C6922" w:rsidRDefault="00CB06D3" w:rsidP="00331BDF">
      <w:pPr>
        <w:pStyle w:val="Compact"/>
        <w:numPr>
          <w:ilvl w:val="0"/>
          <w:numId w:val="12"/>
        </w:numPr>
      </w:pPr>
      <w:r>
        <w:t>Trait packing, coexsitance and tropical specialization</w:t>
      </w:r>
    </w:p>
    <w:p w14:paraId="70DF23E6" w14:textId="77777777" w:rsidR="003C6922" w:rsidRDefault="00CB06D3" w:rsidP="00331BDF">
      <w:pPr>
        <w:numPr>
          <w:ilvl w:val="0"/>
          <w:numId w:val="12"/>
        </w:numPr>
      </w:pPr>
      <w:commentRangeStart w:id="26"/>
      <w:r>
        <w:t>This niche partitioning mechanism is central to many explanations of the latitudinal gradient in species diversity, i.e that greater resources lead to finer subdivision of niche space, and promotes reproductive isolation.</w:t>
      </w:r>
      <w:commentRangeEnd w:id="26"/>
      <w:r w:rsidR="001B3179">
        <w:rPr>
          <w:rStyle w:val="CommentReference"/>
        </w:rPr>
        <w:commentReference w:id="26"/>
      </w:r>
    </w:p>
    <w:p w14:paraId="3B7133C7" w14:textId="77777777" w:rsidR="003C6922" w:rsidRDefault="00CB06D3" w:rsidP="00331BDF">
      <w:pPr>
        <w:pStyle w:val="Compact"/>
        <w:numPr>
          <w:ilvl w:val="0"/>
          <w:numId w:val="12"/>
        </w:numPr>
      </w:pPr>
      <w:r>
        <w:t>In this paper we have avoided abundance weighted measures of specialization (see Schluening and Bluthgen) due to the ongoing confusion in this literature. Specialization seems often defined as the fidelity of interactions with respect the abundance of the partners. Quantatitive approachs to network specialization (see H2') only consider</w:t>
      </w:r>
    </w:p>
    <w:p w14:paraId="00DC31A3" w14:textId="77777777" w:rsidR="003C6922" w:rsidRDefault="00CB06D3" w:rsidP="00331BDF">
      <w:pPr>
        <w:pStyle w:val="Compact"/>
        <w:numPr>
          <w:ilvl w:val="0"/>
          <w:numId w:val="12"/>
        </w:numPr>
      </w:pPr>
      <w:r>
        <w:lastRenderedPageBreak/>
        <w:t xml:space="preserve">Dalsgaard, B., Magård, E., Fjeldså, J., Martín González, A. M., Rahbek, C., Olesen, J. M., … Svenning, J.-C. (2011). Specialization in plant-hummingbird networks is associated with species richness, contemporary precipitation and quaternary climate-change velocity. PloS One, 6(10), e25891. </w:t>
      </w:r>
      <w:hyperlink r:id="rId18">
        <w:r>
          <w:rPr>
            <w:rStyle w:val="Link"/>
          </w:rPr>
          <w:t>doi:10.1371/journal.pone.0025891</w:t>
        </w:r>
      </w:hyperlink>
    </w:p>
    <w:p w14:paraId="1A68F39D" w14:textId="77777777" w:rsidR="003C6922" w:rsidRDefault="00CB06D3" w:rsidP="00331BDF">
      <w:pPr>
        <w:pStyle w:val="Compact"/>
        <w:numPr>
          <w:ilvl w:val="1"/>
          <w:numId w:val="13"/>
        </w:numPr>
      </w:pPr>
      <w:r>
        <w:t>Historical effect on specialization.</w:t>
      </w:r>
    </w:p>
    <w:p w14:paraId="475686C2" w14:textId="77777777" w:rsidR="002667C1" w:rsidRDefault="002667C1" w:rsidP="00331BDF">
      <w:pPr>
        <w:pStyle w:val="Compact"/>
      </w:pPr>
    </w:p>
    <w:p w14:paraId="5D7C92B5" w14:textId="77777777" w:rsidR="00CB06D3" w:rsidRDefault="00CB06D3" w:rsidP="00CB06D3">
      <w:pPr>
        <w:pStyle w:val="Heading1"/>
      </w:pPr>
      <w:r>
        <w:t>Literature Cited</w:t>
      </w:r>
    </w:p>
    <w:p w14:paraId="0F152431" w14:textId="77777777" w:rsidR="000977DA" w:rsidRPr="000977DA" w:rsidRDefault="002667C1" w:rsidP="00331BDF">
      <w:pPr>
        <w:pStyle w:val="NormalWeb"/>
        <w:divId w:val="1157722095"/>
        <w:rPr>
          <w:rFonts w:ascii="Cambria" w:hAnsi="Cambria"/>
          <w:noProof/>
        </w:rPr>
      </w:pPr>
      <w:r>
        <w:fldChar w:fldCharType="begin" w:fldLock="1"/>
      </w:r>
      <w:r>
        <w:instrText xml:space="preserve">ADDIN Mendeley Bibliography CSL_BIBLIOGRAPHY </w:instrText>
      </w:r>
      <w:r>
        <w:fldChar w:fldCharType="separate"/>
      </w:r>
      <w:r w:rsidR="000977DA" w:rsidRPr="000977DA">
        <w:rPr>
          <w:rFonts w:ascii="Cambria" w:hAnsi="Cambria"/>
          <w:noProof/>
        </w:rPr>
        <w:t>Blüthgen, N. 2010. Why network analysis is often disconnected from community ecology: A critique and an ecologist’s guide. Basic and Applied Ecology 11:185–195.</w:t>
      </w:r>
    </w:p>
    <w:p w14:paraId="391A17A2" w14:textId="77777777" w:rsidR="000977DA" w:rsidRPr="000977DA" w:rsidRDefault="000977DA" w:rsidP="00CB06D3">
      <w:pPr>
        <w:pStyle w:val="NormalWeb"/>
        <w:divId w:val="1157722095"/>
        <w:rPr>
          <w:rFonts w:ascii="Cambria" w:hAnsi="Cambria"/>
          <w:noProof/>
        </w:rPr>
      </w:pPr>
      <w:r w:rsidRPr="000977DA">
        <w:rPr>
          <w:rFonts w:ascii="Cambria" w:hAnsi="Cambria"/>
          <w:noProof/>
        </w:rPr>
        <w:t>Feinsinger, P., and R. Colwell. 1978. Community organization among neotropical nectar-feeding birds. American Zoologist 18:779–795.</w:t>
      </w:r>
    </w:p>
    <w:p w14:paraId="390985A8" w14:textId="77777777" w:rsidR="000977DA" w:rsidRPr="000977DA" w:rsidRDefault="000977DA" w:rsidP="00331BDF">
      <w:pPr>
        <w:pStyle w:val="NormalWeb"/>
        <w:divId w:val="1157722095"/>
        <w:rPr>
          <w:rFonts w:ascii="Cambria" w:hAnsi="Cambria"/>
          <w:noProof/>
        </w:rPr>
      </w:pPr>
      <w:r w:rsidRPr="000977DA">
        <w:rPr>
          <w:rFonts w:ascii="Cambria" w:hAnsi="Cambria"/>
          <w:noProof/>
        </w:rPr>
        <w:t>Lever, J. J., E. H. van Nes, M. Scheffer, and J. Bascompte. 2014. The sudden collapse of pollinator communities. Ecology letters 17:350–9.</w:t>
      </w:r>
    </w:p>
    <w:p w14:paraId="3D5955C6" w14:textId="77777777" w:rsidR="000977DA" w:rsidRPr="000977DA" w:rsidRDefault="000977DA" w:rsidP="00331BDF">
      <w:pPr>
        <w:pStyle w:val="NormalWeb"/>
        <w:divId w:val="1157722095"/>
        <w:rPr>
          <w:rFonts w:ascii="Cambria" w:hAnsi="Cambria"/>
          <w:noProof/>
        </w:rPr>
      </w:pPr>
      <w:r w:rsidRPr="000977DA">
        <w:rPr>
          <w:rFonts w:ascii="Cambria" w:hAnsi="Cambria"/>
          <w:noProof/>
        </w:rPr>
        <w:t>Maglianesi, M., N. Blüthgen, K. Böhning-Gaese, and M. Schleuning. 2014. Morphological traits determine specialization and resource use in plant-hummingbird networks in the Neotropics. Ecology In press.</w:t>
      </w:r>
    </w:p>
    <w:p w14:paraId="273C5B4E" w14:textId="77777777" w:rsidR="000977DA" w:rsidRPr="000977DA" w:rsidRDefault="000977DA" w:rsidP="00331BDF">
      <w:pPr>
        <w:pStyle w:val="NormalWeb"/>
        <w:divId w:val="1157722095"/>
        <w:rPr>
          <w:rFonts w:ascii="Cambria" w:hAnsi="Cambria"/>
          <w:noProof/>
        </w:rPr>
      </w:pPr>
      <w:r w:rsidRPr="000977DA">
        <w:rPr>
          <w:rFonts w:ascii="Cambria" w:hAnsi="Cambria"/>
          <w:noProof/>
        </w:rPr>
        <w:t>Petanidou, T., A. S. Kallimanis, J. Tzanopoulos, S. P. Sgardelis, and J. D. Pantis. 2008. Long-term observation of a pollination network: fluctuation in species and interactions, relative invariance of network structure and implications for estimates of specialization. Ecology letters 11:564–75.</w:t>
      </w:r>
    </w:p>
    <w:p w14:paraId="51879906" w14:textId="77777777" w:rsidR="000977DA" w:rsidRPr="000977DA" w:rsidRDefault="000977DA" w:rsidP="00331BDF">
      <w:pPr>
        <w:pStyle w:val="NormalWeb"/>
        <w:divId w:val="1157722095"/>
        <w:rPr>
          <w:rFonts w:ascii="Cambria" w:hAnsi="Cambria"/>
          <w:noProof/>
        </w:rPr>
      </w:pPr>
      <w:r w:rsidRPr="000977DA">
        <w:rPr>
          <w:rFonts w:ascii="Cambria" w:hAnsi="Cambria"/>
          <w:noProof/>
        </w:rPr>
        <w:t>Schleuning, M., J. Fründ, and D. García. 2014. Predicting ecosystem functions from biodiversity and mutualistic networks: an extension of trait-based concepts to plant-animal interactions. Ecography n/a–n/a.</w:t>
      </w:r>
    </w:p>
    <w:p w14:paraId="5A066547"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1975. Ecology, flowering phenology, and hummingbird pollination of some Costa Rican Heliconia species. Ecology 56:285–301.</w:t>
      </w:r>
    </w:p>
    <w:p w14:paraId="4268366D" w14:textId="77777777" w:rsidR="000977DA" w:rsidRPr="000977DA" w:rsidRDefault="000977DA" w:rsidP="00331BDF">
      <w:pPr>
        <w:pStyle w:val="NormalWeb"/>
        <w:divId w:val="1157722095"/>
        <w:rPr>
          <w:rFonts w:ascii="Cambria" w:hAnsi="Cambria"/>
          <w:noProof/>
        </w:rPr>
      </w:pPr>
      <w:r w:rsidRPr="000977DA">
        <w:rPr>
          <w:rFonts w:ascii="Cambria" w:hAnsi="Cambria"/>
          <w:noProof/>
        </w:rPr>
        <w:t>Stiles, F. G., S. Biotropica, N. Sep, D. C. Rica, C. Universitaria, C. Rica, F. La, et al. 1978. Temporal Organization of Flowering Among the Hummingbird Foodplants of a Tropical Wet Temporal Organization of Flowering among the Hummingbird Foodplants of a Tropical Wet Forest 10:194–210.</w:t>
      </w:r>
    </w:p>
    <w:p w14:paraId="32FCC113" w14:textId="77777777" w:rsidR="000977DA" w:rsidRPr="000977DA" w:rsidRDefault="000977DA" w:rsidP="00331BDF">
      <w:pPr>
        <w:pStyle w:val="NormalWeb"/>
        <w:divId w:val="1157722095"/>
        <w:rPr>
          <w:rFonts w:ascii="Cambria" w:hAnsi="Cambria"/>
          <w:noProof/>
        </w:rPr>
      </w:pPr>
      <w:r w:rsidRPr="000977DA">
        <w:rPr>
          <w:rFonts w:ascii="Cambria" w:hAnsi="Cambria"/>
          <w:noProof/>
        </w:rPr>
        <w:t>Thomson, J. 2003. When is it mutualism? The American Naturalist 162:S1–S9.</w:t>
      </w:r>
    </w:p>
    <w:p w14:paraId="2587C8B3" w14:textId="77777777" w:rsidR="000977DA" w:rsidRPr="000977DA" w:rsidRDefault="000977DA" w:rsidP="00331BDF">
      <w:pPr>
        <w:pStyle w:val="NormalWeb"/>
        <w:divId w:val="1157722095"/>
        <w:rPr>
          <w:rFonts w:ascii="Cambria" w:hAnsi="Cambria"/>
          <w:noProof/>
        </w:rPr>
      </w:pPr>
      <w:r w:rsidRPr="000977DA">
        <w:rPr>
          <w:rFonts w:ascii="Cambria" w:hAnsi="Cambria"/>
          <w:noProof/>
        </w:rPr>
        <w:t>Vázquez, D. P., N. Blüthgen, L. Cagnolo, and N. P. Chacoff. 2009. Uniting pattern and process in plant-animal mutualistic networks: a review. Annals of botany 103:1445–57.</w:t>
      </w:r>
    </w:p>
    <w:p w14:paraId="652B49DA" w14:textId="77777777" w:rsidR="000977DA" w:rsidRPr="000977DA" w:rsidRDefault="000977DA" w:rsidP="00331BDF">
      <w:pPr>
        <w:pStyle w:val="NormalWeb"/>
        <w:divId w:val="1157722095"/>
        <w:rPr>
          <w:rFonts w:ascii="Cambria" w:hAnsi="Cambria"/>
          <w:noProof/>
        </w:rPr>
      </w:pPr>
      <w:r w:rsidRPr="000977DA">
        <w:rPr>
          <w:rFonts w:ascii="Cambria" w:hAnsi="Cambria"/>
          <w:noProof/>
        </w:rPr>
        <w:lastRenderedPageBreak/>
        <w:t>Vizentin-bugoni, J., P. K. Maruyama, and M. Sazima. 2014. Processes entangling interactions in communities: forbidden links are more important than abundance in a hummingbird–plant network. Proceedings of the Royal Society B: Biological Sciences 281.</w:t>
      </w:r>
    </w:p>
    <w:p w14:paraId="48BD0D55" w14:textId="77777777" w:rsidR="000977DA" w:rsidRPr="000977DA" w:rsidRDefault="000977DA" w:rsidP="00331BDF">
      <w:pPr>
        <w:pStyle w:val="NormalWeb"/>
        <w:divId w:val="1157722095"/>
        <w:rPr>
          <w:rFonts w:ascii="Cambria" w:hAnsi="Cambria"/>
          <w:noProof/>
        </w:rPr>
      </w:pPr>
      <w:r w:rsidRPr="000977DA">
        <w:rPr>
          <w:rFonts w:ascii="Cambria" w:hAnsi="Cambria"/>
          <w:noProof/>
        </w:rPr>
        <w:t xml:space="preserve">Weinstein, B. G. 2014. MotionMeerkat: integrating motion video detection and ecological monitoring. (S. Dray, ed.)Methods in Ecology and Evolution n/a–n/a. </w:t>
      </w:r>
    </w:p>
    <w:p w14:paraId="17B54741" w14:textId="77777777" w:rsidR="002667C1" w:rsidRDefault="002667C1" w:rsidP="00331BDF">
      <w:pPr>
        <w:pStyle w:val="Compact"/>
      </w:pPr>
      <w:r>
        <w:fldChar w:fldCharType="end"/>
      </w:r>
    </w:p>
    <w:sectPr w:rsidR="002667C1" w:rsidSect="00CB06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Reviewer" w:date="2015-02-19T03:04:00Z" w:initials="R@">
    <w:p w14:paraId="6C8FC993" w14:textId="368A234C" w:rsidR="001B3179" w:rsidRDefault="001B3179">
      <w:pPr>
        <w:pStyle w:val="CommentText"/>
      </w:pPr>
      <w:r>
        <w:rPr>
          <w:rStyle w:val="CommentReference"/>
        </w:rPr>
        <w:annotationRef/>
      </w:r>
      <w:r>
        <w:t>I think I would need more of a proper outline to really assess this – i.e., topic sentences with bullet points under each.</w:t>
      </w:r>
    </w:p>
    <w:p w14:paraId="62717B0A" w14:textId="77777777" w:rsidR="001B3179" w:rsidRDefault="001B3179">
      <w:pPr>
        <w:pStyle w:val="CommentText"/>
      </w:pPr>
    </w:p>
    <w:p w14:paraId="6C78ED54" w14:textId="302D07FB" w:rsidR="001B3179" w:rsidRDefault="001B3179">
      <w:pPr>
        <w:pStyle w:val="CommentText"/>
      </w:pPr>
      <w:r>
        <w:t>I understand why you might want the climate change angle but your study isn’t really about this….  you have to move quickly to the idea that you need to develop the theory and get empirical data to be able to predict what happens with climate change….</w:t>
      </w:r>
    </w:p>
    <w:p w14:paraId="23ABC861" w14:textId="77777777" w:rsidR="001B3179" w:rsidRDefault="001B3179">
      <w:pPr>
        <w:pStyle w:val="CommentText"/>
      </w:pPr>
    </w:p>
    <w:p w14:paraId="1032F49A" w14:textId="6059776F" w:rsidR="001B3179" w:rsidRDefault="001B3179">
      <w:pPr>
        <w:pStyle w:val="CommentText"/>
      </w:pPr>
      <w:r>
        <w:t>This is a straight-up ecology question about an important topic – specialization/generalization…. Why not make this the focus – and then of course you happen to study this in hummingbirds….  You go right into hummingbirds  - why not discuss theory and generally what sort of data are missing to really test something about specialization/generalization????</w:t>
      </w:r>
    </w:p>
  </w:comment>
  <w:comment w:id="4" w:author="Reviewer" w:date="2015-02-19T03:04:00Z" w:initials="R@">
    <w:p w14:paraId="4A97FF06" w14:textId="79DCB8D5" w:rsidR="001B3179" w:rsidRDefault="001B3179">
      <w:pPr>
        <w:pStyle w:val="CommentText"/>
      </w:pPr>
      <w:r>
        <w:rPr>
          <w:rStyle w:val="CommentReference"/>
        </w:rPr>
        <w:annotationRef/>
      </w:r>
      <w:r>
        <w:t>The ideas for each of these bullets is the same…</w:t>
      </w:r>
    </w:p>
  </w:comment>
  <w:comment w:id="8" w:author="Reviewer" w:date="2015-02-19T03:04:00Z" w:initials="R@">
    <w:p w14:paraId="4CE62814" w14:textId="7246A2EE" w:rsidR="001B3179" w:rsidRDefault="001B3179">
      <w:pPr>
        <w:pStyle w:val="CommentText"/>
      </w:pPr>
      <w:r>
        <w:rPr>
          <w:rStyle w:val="CommentReference"/>
        </w:rPr>
        <w:annotationRef/>
      </w:r>
      <w:r>
        <w:t>Write this section – you can get some writing done and can not really go too far wrong.</w:t>
      </w:r>
    </w:p>
  </w:comment>
  <w:comment w:id="11" w:author="Reviewer" w:date="2015-02-19T03:04:00Z" w:initials="R@">
    <w:p w14:paraId="3611C71C" w14:textId="015FE214" w:rsidR="001B3179" w:rsidRDefault="001B3179">
      <w:pPr>
        <w:pStyle w:val="CommentText"/>
      </w:pPr>
      <w:r>
        <w:rPr>
          <w:rStyle w:val="CommentReference"/>
        </w:rPr>
        <w:annotationRef/>
      </w:r>
      <w:r>
        <w:t>Does it make any sense to also include hummingbird abundance in this???  i.e., does the abundance of hummingbirds of a given species matter for this analysis?</w:t>
      </w:r>
    </w:p>
  </w:comment>
  <w:comment w:id="13" w:author="Reviewer" w:date="2015-02-19T03:04:00Z" w:initials="R@">
    <w:p w14:paraId="5670BB35" w14:textId="26F2D51B" w:rsidR="001B3179" w:rsidRDefault="001B3179">
      <w:pPr>
        <w:pStyle w:val="CommentText"/>
      </w:pPr>
      <w:r>
        <w:rPr>
          <w:rStyle w:val="CommentReference"/>
        </w:rPr>
        <w:annotationRef/>
      </w:r>
      <w:r>
        <w:t>Are they just sampling constraints or differences in species abundance??</w:t>
      </w:r>
    </w:p>
  </w:comment>
  <w:comment w:id="14" w:author="Reviewer" w:date="2015-02-19T03:04:00Z" w:initials="R@">
    <w:p w14:paraId="1AE56F50" w14:textId="2D032D11" w:rsidR="001B3179" w:rsidRDefault="001B3179">
      <w:pPr>
        <w:pStyle w:val="CommentText"/>
      </w:pPr>
      <w:r>
        <w:rPr>
          <w:rStyle w:val="CommentReference"/>
        </w:rPr>
        <w:annotationRef/>
      </w:r>
      <w:r>
        <w:t>Can you explain again?  Maybe just add it to the methods since you will need to anyway.</w:t>
      </w:r>
    </w:p>
  </w:comment>
  <w:comment w:id="19" w:author="Reviewer" w:date="2015-02-19T03:04:00Z" w:initials="R@">
    <w:p w14:paraId="18FAB0DA" w14:textId="73A642A3" w:rsidR="001B3179" w:rsidRDefault="001B3179">
      <w:pPr>
        <w:pStyle w:val="CommentText"/>
      </w:pPr>
      <w:r>
        <w:rPr>
          <w:rStyle w:val="CommentReference"/>
        </w:rPr>
        <w:annotationRef/>
      </w:r>
      <w:r>
        <w:t>Can you do two lines in figure 4?  I am not sure figure 3 will be all that helpful…. Time is not the variable of interest or on which you made predictions – resources is… I think time can go in the sup. Docs…?</w:t>
      </w:r>
    </w:p>
  </w:comment>
  <w:comment w:id="22" w:author="Reviewer" w:date="2015-02-19T03:04:00Z" w:initials="R@">
    <w:p w14:paraId="46F84AA7" w14:textId="57714779" w:rsidR="001B3179" w:rsidRDefault="001B3179">
      <w:pPr>
        <w:pStyle w:val="CommentText"/>
      </w:pPr>
      <w:r>
        <w:rPr>
          <w:rStyle w:val="CommentReference"/>
        </w:rPr>
        <w:annotationRef/>
      </w:r>
      <w:r>
        <w:t>Make sure to start general</w:t>
      </w:r>
    </w:p>
  </w:comment>
  <w:comment w:id="23" w:author="Reviewer" w:date="2015-02-19T03:04:00Z" w:initials="R@">
    <w:p w14:paraId="4C575E93" w14:textId="3931CFA9" w:rsidR="001B3179" w:rsidRDefault="001B3179">
      <w:pPr>
        <w:pStyle w:val="CommentText"/>
      </w:pPr>
      <w:r>
        <w:rPr>
          <w:rStyle w:val="CommentReference"/>
        </w:rPr>
        <w:annotationRef/>
      </w:r>
      <w:r>
        <w:t>Should this be in the introduction?</w:t>
      </w:r>
    </w:p>
  </w:comment>
  <w:comment w:id="24" w:author="Reviewer" w:date="2015-02-19T03:04:00Z" w:initials="R@">
    <w:p w14:paraId="2FCFC260" w14:textId="650EE490" w:rsidR="001B3179" w:rsidRDefault="001B3179">
      <w:pPr>
        <w:pStyle w:val="CommentText"/>
      </w:pPr>
      <w:r>
        <w:rPr>
          <w:rStyle w:val="CommentReference"/>
        </w:rPr>
        <w:annotationRef/>
      </w:r>
      <w:r>
        <w:t>After this you can talk about the implications for changes in phenology…  Any idea when they breed or molt – i.e., higher energy requirements?  Maybe based on Anusha’s data or observations of juveniles in the field?</w:t>
      </w:r>
    </w:p>
  </w:comment>
  <w:comment w:id="26" w:author="Reviewer" w:date="2015-02-19T03:04:00Z" w:initials="R@">
    <w:p w14:paraId="0763581C" w14:textId="53616AB2" w:rsidR="001B3179" w:rsidRDefault="001B3179">
      <w:pPr>
        <w:pStyle w:val="CommentText"/>
      </w:pPr>
      <w:r>
        <w:rPr>
          <w:rStyle w:val="CommentReference"/>
        </w:rPr>
        <w:annotationRef/>
      </w:r>
      <w:r>
        <w:t xml:space="preserve">How would this fit in…. it would make sense perhaps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32F49A" w15:done="0"/>
  <w15:commentEx w15:paraId="4A97FF06" w15:done="0"/>
  <w15:commentEx w15:paraId="4CE62814" w15:done="0"/>
  <w15:commentEx w15:paraId="3611C71C" w15:done="0"/>
  <w15:commentEx w15:paraId="5670BB35" w15:done="0"/>
  <w15:commentEx w15:paraId="1AE56F50" w15:done="0"/>
  <w15:commentEx w15:paraId="18FAB0DA" w15:done="0"/>
  <w15:commentEx w15:paraId="46F84AA7" w15:done="0"/>
  <w15:commentEx w15:paraId="4C575E93" w15:done="0"/>
  <w15:commentEx w15:paraId="2FCFC260" w15:done="0"/>
  <w15:commentEx w15:paraId="07635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BADAE5" w14:textId="77777777" w:rsidR="00847B85" w:rsidRDefault="00847B85" w:rsidP="00CC1EA4">
      <w:pPr>
        <w:spacing w:before="0" w:after="0"/>
      </w:pPr>
      <w:r>
        <w:separator/>
      </w:r>
    </w:p>
  </w:endnote>
  <w:endnote w:type="continuationSeparator" w:id="0">
    <w:p w14:paraId="79F3F721" w14:textId="77777777" w:rsidR="00847B85" w:rsidRDefault="00847B85" w:rsidP="00CC1EA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9BA3BB" w14:textId="77777777" w:rsidR="00847B85" w:rsidRDefault="00847B85" w:rsidP="00CC1EA4">
      <w:pPr>
        <w:spacing w:before="0" w:after="0"/>
      </w:pPr>
      <w:r>
        <w:separator/>
      </w:r>
    </w:p>
  </w:footnote>
  <w:footnote w:type="continuationSeparator" w:id="0">
    <w:p w14:paraId="3447C665" w14:textId="77777777" w:rsidR="00847B85" w:rsidRDefault="00847B85" w:rsidP="00CC1EA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4AF9CCD"/>
    <w:multiLevelType w:val="multilevel"/>
    <w:tmpl w:val="B77E07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D220E70"/>
    <w:multiLevelType w:val="hybridMultilevel"/>
    <w:tmpl w:val="18DE8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F5A28B3"/>
    <w:multiLevelType w:val="multilevel"/>
    <w:tmpl w:val="320AFCF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w15:presenceInfo w15:providerId="None" w15:userId="B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5CD2"/>
    <w:rsid w:val="00011C8B"/>
    <w:rsid w:val="000977DA"/>
    <w:rsid w:val="000A316E"/>
    <w:rsid w:val="000D3B8D"/>
    <w:rsid w:val="000F02D2"/>
    <w:rsid w:val="00125B4E"/>
    <w:rsid w:val="0014534F"/>
    <w:rsid w:val="001B3179"/>
    <w:rsid w:val="001C4361"/>
    <w:rsid w:val="001E415F"/>
    <w:rsid w:val="002146B8"/>
    <w:rsid w:val="00220A85"/>
    <w:rsid w:val="002667C1"/>
    <w:rsid w:val="00331BDF"/>
    <w:rsid w:val="00334CA5"/>
    <w:rsid w:val="003A5427"/>
    <w:rsid w:val="003A6353"/>
    <w:rsid w:val="003C6393"/>
    <w:rsid w:val="003C6922"/>
    <w:rsid w:val="00403DA7"/>
    <w:rsid w:val="00417029"/>
    <w:rsid w:val="00441D7A"/>
    <w:rsid w:val="004B5EE9"/>
    <w:rsid w:val="004E29B3"/>
    <w:rsid w:val="005349F3"/>
    <w:rsid w:val="00561871"/>
    <w:rsid w:val="00572B13"/>
    <w:rsid w:val="00590D07"/>
    <w:rsid w:val="005C518E"/>
    <w:rsid w:val="005E53A0"/>
    <w:rsid w:val="00683DC7"/>
    <w:rsid w:val="006D1003"/>
    <w:rsid w:val="006D6DAB"/>
    <w:rsid w:val="0076346B"/>
    <w:rsid w:val="00784D58"/>
    <w:rsid w:val="00847B85"/>
    <w:rsid w:val="008C2BC6"/>
    <w:rsid w:val="008C5E81"/>
    <w:rsid w:val="008D0A0E"/>
    <w:rsid w:val="008D6863"/>
    <w:rsid w:val="0097430F"/>
    <w:rsid w:val="0097621A"/>
    <w:rsid w:val="009C2A98"/>
    <w:rsid w:val="00A3649C"/>
    <w:rsid w:val="00A87F71"/>
    <w:rsid w:val="00AF4C78"/>
    <w:rsid w:val="00B36EBD"/>
    <w:rsid w:val="00B37A27"/>
    <w:rsid w:val="00B86B75"/>
    <w:rsid w:val="00B93B03"/>
    <w:rsid w:val="00B94DBB"/>
    <w:rsid w:val="00BC48D5"/>
    <w:rsid w:val="00BE380A"/>
    <w:rsid w:val="00BF17B8"/>
    <w:rsid w:val="00C02C10"/>
    <w:rsid w:val="00C23597"/>
    <w:rsid w:val="00C36279"/>
    <w:rsid w:val="00CB06D3"/>
    <w:rsid w:val="00CC1EA4"/>
    <w:rsid w:val="00DB4A94"/>
    <w:rsid w:val="00E315A3"/>
    <w:rsid w:val="00F25C52"/>
    <w:rsid w:val="00F472A2"/>
    <w:rsid w:val="00F475B6"/>
    <w:rsid w:val="00F801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D61C"/>
  <w15:docId w15:val="{EE8B0C0F-B075-4EB0-8391-CC4776209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link w:val="Heading1Char"/>
    <w:uiPriority w:val="9"/>
    <w:qFormat/>
    <w:rsid w:val="00331BDF"/>
    <w:pPr>
      <w:keepNext/>
      <w:keepLines/>
      <w:spacing w:before="480" w:after="0"/>
      <w:outlineLvl w:val="0"/>
    </w:pPr>
    <w:rPr>
      <w:rFonts w:asciiTheme="majorHAnsi" w:eastAsiaTheme="majorEastAsia" w:hAnsiTheme="majorHAnsi" w:cstheme="majorBidi"/>
      <w:b/>
      <w:bCs/>
      <w:sz w:val="36"/>
      <w:szCs w:val="36"/>
    </w:rPr>
  </w:style>
  <w:style w:type="paragraph" w:styleId="Heading2">
    <w:name w:val="heading 2"/>
    <w:basedOn w:val="Normal"/>
    <w:next w:val="Normal"/>
    <w:uiPriority w:val="9"/>
    <w:unhideWhenUsed/>
    <w:qFormat/>
    <w:rsid w:val="00CB06D3"/>
    <w:pPr>
      <w:keepNext/>
      <w:keepLines/>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rsid w:val="00CB06D3"/>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link w:val="TitleChar"/>
    <w:uiPriority w:val="10"/>
    <w:qFormat/>
    <w:rsid w:val="00331BDF"/>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2667C1"/>
    <w:pPr>
      <w:spacing w:before="100" w:beforeAutospacing="1" w:after="100" w:afterAutospacing="1"/>
    </w:pPr>
    <w:rPr>
      <w:rFonts w:ascii="Times New Roman" w:eastAsiaTheme="minorEastAsia" w:hAnsi="Times New Roman" w:cs="Times New Roman"/>
    </w:rPr>
  </w:style>
  <w:style w:type="paragraph" w:styleId="ListParagraph">
    <w:name w:val="List Paragraph"/>
    <w:basedOn w:val="Normal"/>
    <w:rsid w:val="002146B8"/>
    <w:pPr>
      <w:ind w:left="720"/>
      <w:contextualSpacing/>
    </w:pPr>
  </w:style>
  <w:style w:type="character" w:customStyle="1" w:styleId="Heading1Char">
    <w:name w:val="Heading 1 Char"/>
    <w:basedOn w:val="DefaultParagraphFont"/>
    <w:link w:val="Heading1"/>
    <w:uiPriority w:val="9"/>
    <w:rsid w:val="008C5E81"/>
    <w:rPr>
      <w:rFonts w:asciiTheme="majorHAnsi" w:eastAsiaTheme="majorEastAsia" w:hAnsiTheme="majorHAnsi" w:cstheme="majorBidi"/>
      <w:b/>
      <w:bCs/>
      <w:sz w:val="36"/>
      <w:szCs w:val="36"/>
    </w:rPr>
  </w:style>
  <w:style w:type="character" w:customStyle="1" w:styleId="BodyTextChar1">
    <w:name w:val="Body Text Char1"/>
    <w:basedOn w:val="DefaultParagraphFont"/>
    <w:link w:val="BodyText"/>
    <w:rsid w:val="00331BDF"/>
  </w:style>
  <w:style w:type="character" w:customStyle="1" w:styleId="TitleChar">
    <w:name w:val="Title Char"/>
    <w:basedOn w:val="DefaultParagraphFont"/>
    <w:link w:val="Title"/>
    <w:uiPriority w:val="10"/>
    <w:rsid w:val="008C5E81"/>
    <w:rPr>
      <w:rFonts w:asciiTheme="majorHAnsi" w:eastAsiaTheme="majorEastAsia" w:hAnsiTheme="majorHAnsi" w:cstheme="majorBidi"/>
      <w:b/>
      <w:bCs/>
      <w:color w:val="000000" w:themeColor="text1"/>
      <w:sz w:val="36"/>
      <w:szCs w:val="36"/>
    </w:rPr>
  </w:style>
  <w:style w:type="character" w:styleId="Hyperlink">
    <w:name w:val="Hyperlink"/>
    <w:basedOn w:val="DefaultParagraphFont"/>
    <w:uiPriority w:val="99"/>
    <w:unhideWhenUsed/>
    <w:rsid w:val="008C5E81"/>
    <w:rPr>
      <w:color w:val="0000FF"/>
      <w:u w:val="single"/>
    </w:rPr>
  </w:style>
  <w:style w:type="paragraph" w:styleId="Header">
    <w:name w:val="header"/>
    <w:basedOn w:val="Normal"/>
    <w:link w:val="HeaderChar"/>
    <w:unhideWhenUsed/>
    <w:rsid w:val="00CC1EA4"/>
    <w:pPr>
      <w:tabs>
        <w:tab w:val="center" w:pos="4680"/>
        <w:tab w:val="right" w:pos="9360"/>
      </w:tabs>
      <w:spacing w:before="0" w:after="0"/>
    </w:pPr>
  </w:style>
  <w:style w:type="character" w:customStyle="1" w:styleId="HeaderChar">
    <w:name w:val="Header Char"/>
    <w:basedOn w:val="DefaultParagraphFont"/>
    <w:link w:val="Header"/>
    <w:rsid w:val="00CC1EA4"/>
  </w:style>
  <w:style w:type="paragraph" w:styleId="Footer">
    <w:name w:val="footer"/>
    <w:basedOn w:val="Normal"/>
    <w:link w:val="FooterChar"/>
    <w:unhideWhenUsed/>
    <w:rsid w:val="00CC1EA4"/>
    <w:pPr>
      <w:tabs>
        <w:tab w:val="center" w:pos="4680"/>
        <w:tab w:val="right" w:pos="9360"/>
      </w:tabs>
      <w:spacing w:before="0" w:after="0"/>
    </w:pPr>
  </w:style>
  <w:style w:type="character" w:customStyle="1" w:styleId="FooterChar">
    <w:name w:val="Footer Char"/>
    <w:basedOn w:val="DefaultParagraphFont"/>
    <w:link w:val="Footer"/>
    <w:rsid w:val="00CC1EA4"/>
  </w:style>
  <w:style w:type="character" w:styleId="CommentReference">
    <w:name w:val="annotation reference"/>
    <w:basedOn w:val="DefaultParagraphFont"/>
    <w:semiHidden/>
    <w:unhideWhenUsed/>
    <w:rsid w:val="00CC1EA4"/>
    <w:rPr>
      <w:sz w:val="16"/>
      <w:szCs w:val="16"/>
    </w:rPr>
  </w:style>
  <w:style w:type="paragraph" w:styleId="CommentText">
    <w:name w:val="annotation text"/>
    <w:basedOn w:val="Normal"/>
    <w:link w:val="CommentTextChar"/>
    <w:semiHidden/>
    <w:unhideWhenUsed/>
    <w:rsid w:val="00CC1EA4"/>
    <w:rPr>
      <w:sz w:val="20"/>
      <w:szCs w:val="20"/>
    </w:rPr>
  </w:style>
  <w:style w:type="character" w:customStyle="1" w:styleId="CommentTextChar">
    <w:name w:val="Comment Text Char"/>
    <w:basedOn w:val="DefaultParagraphFont"/>
    <w:link w:val="CommentText"/>
    <w:semiHidden/>
    <w:rsid w:val="00CC1EA4"/>
    <w:rPr>
      <w:sz w:val="20"/>
      <w:szCs w:val="20"/>
    </w:rPr>
  </w:style>
  <w:style w:type="paragraph" w:styleId="CommentSubject">
    <w:name w:val="annotation subject"/>
    <w:basedOn w:val="CommentText"/>
    <w:next w:val="CommentText"/>
    <w:link w:val="CommentSubjectChar"/>
    <w:semiHidden/>
    <w:unhideWhenUsed/>
    <w:rsid w:val="00CC1EA4"/>
    <w:rPr>
      <w:b/>
      <w:bCs/>
    </w:rPr>
  </w:style>
  <w:style w:type="character" w:customStyle="1" w:styleId="CommentSubjectChar">
    <w:name w:val="Comment Subject Char"/>
    <w:basedOn w:val="CommentTextChar"/>
    <w:link w:val="CommentSubject"/>
    <w:semiHidden/>
    <w:rsid w:val="00CC1EA4"/>
    <w:rPr>
      <w:b/>
      <w:bCs/>
      <w:sz w:val="20"/>
      <w:szCs w:val="20"/>
    </w:rPr>
  </w:style>
  <w:style w:type="paragraph" w:styleId="BalloonText">
    <w:name w:val="Balloon Text"/>
    <w:basedOn w:val="Normal"/>
    <w:link w:val="BalloonTextChar"/>
    <w:semiHidden/>
    <w:unhideWhenUsed/>
    <w:rsid w:val="00CC1EA4"/>
    <w:pPr>
      <w:spacing w:before="0" w:after="0"/>
    </w:pPr>
    <w:rPr>
      <w:rFonts w:ascii="Segoe UI" w:hAnsi="Segoe UI" w:cs="Segoe UI"/>
      <w:sz w:val="18"/>
      <w:szCs w:val="18"/>
    </w:rPr>
  </w:style>
  <w:style w:type="character" w:customStyle="1" w:styleId="BalloonTextChar">
    <w:name w:val="Balloon Text Char"/>
    <w:basedOn w:val="DefaultParagraphFont"/>
    <w:link w:val="BalloonText"/>
    <w:semiHidden/>
    <w:rsid w:val="00CC1E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140993">
      <w:bodyDiv w:val="1"/>
      <w:marLeft w:val="0"/>
      <w:marRight w:val="0"/>
      <w:marTop w:val="0"/>
      <w:marBottom w:val="0"/>
      <w:divBdr>
        <w:top w:val="none" w:sz="0" w:space="0" w:color="auto"/>
        <w:left w:val="none" w:sz="0" w:space="0" w:color="auto"/>
        <w:bottom w:val="none" w:sz="0" w:space="0" w:color="auto"/>
        <w:right w:val="none" w:sz="0" w:space="0" w:color="auto"/>
      </w:divBdr>
      <w:divsChild>
        <w:div w:id="516191832">
          <w:marLeft w:val="0"/>
          <w:marRight w:val="0"/>
          <w:marTop w:val="0"/>
          <w:marBottom w:val="0"/>
          <w:divBdr>
            <w:top w:val="none" w:sz="0" w:space="0" w:color="auto"/>
            <w:left w:val="none" w:sz="0" w:space="0" w:color="auto"/>
            <w:bottom w:val="none" w:sz="0" w:space="0" w:color="auto"/>
            <w:right w:val="none" w:sz="0" w:space="0" w:color="auto"/>
          </w:divBdr>
          <w:divsChild>
            <w:div w:id="220293945">
              <w:marLeft w:val="0"/>
              <w:marRight w:val="0"/>
              <w:marTop w:val="0"/>
              <w:marBottom w:val="0"/>
              <w:divBdr>
                <w:top w:val="none" w:sz="0" w:space="0" w:color="auto"/>
                <w:left w:val="none" w:sz="0" w:space="0" w:color="auto"/>
                <w:bottom w:val="none" w:sz="0" w:space="0" w:color="auto"/>
                <w:right w:val="none" w:sz="0" w:space="0" w:color="auto"/>
              </w:divBdr>
              <w:divsChild>
                <w:div w:id="1244802538">
                  <w:marLeft w:val="0"/>
                  <w:marRight w:val="0"/>
                  <w:marTop w:val="0"/>
                  <w:marBottom w:val="0"/>
                  <w:divBdr>
                    <w:top w:val="none" w:sz="0" w:space="0" w:color="auto"/>
                    <w:left w:val="none" w:sz="0" w:space="0" w:color="auto"/>
                    <w:bottom w:val="none" w:sz="0" w:space="0" w:color="auto"/>
                    <w:right w:val="none" w:sz="0" w:space="0" w:color="auto"/>
                  </w:divBdr>
                  <w:divsChild>
                    <w:div w:id="884869228">
                      <w:marLeft w:val="0"/>
                      <w:marRight w:val="0"/>
                      <w:marTop w:val="0"/>
                      <w:marBottom w:val="0"/>
                      <w:divBdr>
                        <w:top w:val="none" w:sz="0" w:space="0" w:color="auto"/>
                        <w:left w:val="none" w:sz="0" w:space="0" w:color="auto"/>
                        <w:bottom w:val="none" w:sz="0" w:space="0" w:color="auto"/>
                        <w:right w:val="none" w:sz="0" w:space="0" w:color="auto"/>
                      </w:divBdr>
                      <w:divsChild>
                        <w:div w:id="1943343268">
                          <w:marLeft w:val="0"/>
                          <w:marRight w:val="0"/>
                          <w:marTop w:val="0"/>
                          <w:marBottom w:val="0"/>
                          <w:divBdr>
                            <w:top w:val="none" w:sz="0" w:space="0" w:color="auto"/>
                            <w:left w:val="none" w:sz="0" w:space="0" w:color="auto"/>
                            <w:bottom w:val="none" w:sz="0" w:space="0" w:color="auto"/>
                            <w:right w:val="none" w:sz="0" w:space="0" w:color="auto"/>
                          </w:divBdr>
                          <w:divsChild>
                            <w:div w:id="105931035">
                              <w:marLeft w:val="0"/>
                              <w:marRight w:val="0"/>
                              <w:marTop w:val="0"/>
                              <w:marBottom w:val="0"/>
                              <w:divBdr>
                                <w:top w:val="none" w:sz="0" w:space="0" w:color="auto"/>
                                <w:left w:val="none" w:sz="0" w:space="0" w:color="auto"/>
                                <w:bottom w:val="none" w:sz="0" w:space="0" w:color="auto"/>
                                <w:right w:val="none" w:sz="0" w:space="0" w:color="auto"/>
                              </w:divBdr>
                              <w:divsChild>
                                <w:div w:id="2095319328">
                                  <w:marLeft w:val="0"/>
                                  <w:marRight w:val="0"/>
                                  <w:marTop w:val="0"/>
                                  <w:marBottom w:val="0"/>
                                  <w:divBdr>
                                    <w:top w:val="none" w:sz="0" w:space="0" w:color="auto"/>
                                    <w:left w:val="none" w:sz="0" w:space="0" w:color="auto"/>
                                    <w:bottom w:val="none" w:sz="0" w:space="0" w:color="auto"/>
                                    <w:right w:val="none" w:sz="0" w:space="0" w:color="auto"/>
                                  </w:divBdr>
                                  <w:divsChild>
                                    <w:div w:id="650602826">
                                      <w:marLeft w:val="0"/>
                                      <w:marRight w:val="0"/>
                                      <w:marTop w:val="0"/>
                                      <w:marBottom w:val="0"/>
                                      <w:divBdr>
                                        <w:top w:val="none" w:sz="0" w:space="0" w:color="auto"/>
                                        <w:left w:val="none" w:sz="0" w:space="0" w:color="auto"/>
                                        <w:bottom w:val="none" w:sz="0" w:space="0" w:color="auto"/>
                                        <w:right w:val="none" w:sz="0" w:space="0" w:color="auto"/>
                                      </w:divBdr>
                                      <w:divsChild>
                                        <w:div w:id="363362160">
                                          <w:marLeft w:val="0"/>
                                          <w:marRight w:val="0"/>
                                          <w:marTop w:val="0"/>
                                          <w:marBottom w:val="0"/>
                                          <w:divBdr>
                                            <w:top w:val="none" w:sz="0" w:space="0" w:color="auto"/>
                                            <w:left w:val="none" w:sz="0" w:space="0" w:color="auto"/>
                                            <w:bottom w:val="none" w:sz="0" w:space="0" w:color="auto"/>
                                            <w:right w:val="none" w:sz="0" w:space="0" w:color="auto"/>
                                          </w:divBdr>
                                          <w:divsChild>
                                            <w:div w:id="11577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weinste@life.bio.sunsysb.edu" TargetMode="External"/><Relationship Id="rId13" Type="http://schemas.openxmlformats.org/officeDocument/2006/relationships/image" Target="media/image2.jpeg"/><Relationship Id="rId18" Type="http://schemas.openxmlformats.org/officeDocument/2006/relationships/hyperlink" Target="doi:10.1371/journal.pone.002589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atherine.Graham@stonybrook.edu"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3744B-82D0-4CC9-AC3C-C4006D509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13</Pages>
  <Words>3756</Words>
  <Characters>21412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Niche overlap decreases with increasing resource availability in a tropical plant-pollinator network.</vt:lpstr>
    </vt:vector>
  </TitlesOfParts>
  <Company>SUNY AGREEMENT</Company>
  <LinksUpToDate>false</LinksUpToDate>
  <CharactersWithSpaces>25118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Niche overlap decreases with increasing resource availability in a tropical plant-pollinator network.</dc:title>
  <dc:subject/>
  <dc:creator>Ben Weinstein</dc:creator>
  <cp:keywords/>
  <dc:description/>
  <cp:lastModifiedBy>Ben</cp:lastModifiedBy>
  <cp:revision>3</cp:revision>
  <dcterms:created xsi:type="dcterms:W3CDTF">2015-02-17T20:11:00Z</dcterms:created>
  <dcterms:modified xsi:type="dcterms:W3CDTF">2015-02-28T02:12:00Z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benweinstein2010@gmail.com@www.mendeley.com</vt:lpwstr>
  </property>
  <property fmtid="{D5CDD505-2E9C-101B-9397-08002B2CF9AE}" pid="4" name="Mendeley Citation Style_1">
    <vt:lpwstr>http://www.zotero.org/styles/the-american-naturalist</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http://www.zotero.org/styles/ecography</vt:lpwstr>
  </property>
  <property fmtid="{D5CDD505-2E9C-101B-9397-08002B2CF9AE}" pid="10" name="Mendeley Recent Style Name 2_1">
    <vt:lpwstr>Ecography</vt:lpwstr>
  </property>
  <property fmtid="{D5CDD505-2E9C-101B-9397-08002B2CF9AE}" pid="11" name="Mendeley Recent Style Id 3_1">
    <vt:lpwstr>http://www.zotero.org/styles/ecology-letters</vt:lpwstr>
  </property>
  <property fmtid="{D5CDD505-2E9C-101B-9397-08002B2CF9AE}" pid="12" name="Mendeley Recent Style Name 3_1">
    <vt:lpwstr>Ecology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http://www.zotero.org/styles/methods-in-ecology-and-evolution</vt:lpwstr>
  </property>
  <property fmtid="{D5CDD505-2E9C-101B-9397-08002B2CF9AE}" pid="18" name="Mendeley Recent Style Name 6_1">
    <vt:lpwstr>Methods in Ecology and Evolution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